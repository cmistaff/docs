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67575" w14:textId="77BBC6B9" w:rsidR="004C56D0" w:rsidRPr="00590A7D" w:rsidRDefault="00490F81" w:rsidP="00D9532B">
      <w:pPr>
        <w:pStyle w:val="DWTTitle"/>
      </w:pPr>
      <w:bookmarkStart w:id="0" w:name="_9kP1qJ9mv356"/>
      <w:bookmarkStart w:id="1" w:name="_Hlk210302972"/>
      <w:bookmarkEnd w:id="0"/>
      <w:r w:rsidRPr="00590A7D">
        <w:t>Crest</w:t>
      </w:r>
      <w:r w:rsidR="000120F7" w:rsidRPr="00590A7D">
        <w:t xml:space="preserve"> Subscriber</w:t>
      </w:r>
      <w:r w:rsidR="004C56D0" w:rsidRPr="00590A7D">
        <w:t xml:space="preserve"> Terms of</w:t>
      </w:r>
      <w:r w:rsidR="00B206DC" w:rsidRPr="00590A7D">
        <w:t xml:space="preserve"> </w:t>
      </w:r>
      <w:r w:rsidR="004C56D0" w:rsidRPr="00590A7D">
        <w:t>Service</w:t>
      </w:r>
      <w:r w:rsidR="00A123D0" w:rsidRPr="00590A7D">
        <w:t xml:space="preserve"> - Beta</w:t>
      </w:r>
    </w:p>
    <w:p w14:paraId="2464D4F5" w14:textId="73A19F9A" w:rsidR="004C56D0" w:rsidRPr="004A1C61" w:rsidRDefault="004C56D0" w:rsidP="004A1C61">
      <w:pPr>
        <w:pStyle w:val="DWTNorm"/>
      </w:pPr>
      <w:r w:rsidRPr="004A1C61">
        <w:rPr>
          <w:i/>
          <w:iCs/>
        </w:rPr>
        <w:t xml:space="preserve">Last </w:t>
      </w:r>
      <w:commentRangeStart w:id="2"/>
      <w:r w:rsidRPr="004A1C61">
        <w:rPr>
          <w:i/>
          <w:iCs/>
        </w:rPr>
        <w:t>Updated</w:t>
      </w:r>
      <w:commentRangeEnd w:id="2"/>
      <w:r w:rsidR="000023A5">
        <w:rPr>
          <w:rStyle w:val="CommentReference"/>
          <w:rFonts w:ascii="Arial" w:hAnsi="Arial" w:cs="Times New Roman"/>
        </w:rPr>
        <w:commentReference w:id="2"/>
      </w:r>
      <w:r w:rsidRPr="004A1C61">
        <w:t>:</w:t>
      </w:r>
      <w:r w:rsidR="00B206DC" w:rsidRPr="004A1C61">
        <w:t xml:space="preserve"> </w:t>
      </w:r>
    </w:p>
    <w:p w14:paraId="4B4A9179" w14:textId="7E2DC958" w:rsidR="004C56D0" w:rsidRPr="00590A7D" w:rsidRDefault="00490F81" w:rsidP="00337EC8">
      <w:pPr>
        <w:pStyle w:val="DWTNorm"/>
      </w:pPr>
      <w:r w:rsidRPr="00590A7D">
        <w:t xml:space="preserve">Thank you for selecting Crest as your business partner. By </w:t>
      </w:r>
      <w:r w:rsidR="00D30EF0" w:rsidRPr="00590A7D">
        <w:t>using</w:t>
      </w:r>
      <w:r w:rsidR="00023AA1">
        <w:t xml:space="preserve"> or accessing</w:t>
      </w:r>
      <w:r w:rsidRPr="00590A7D">
        <w:t xml:space="preserve"> our products and services, you acknowledge and agree to abide by </w:t>
      </w:r>
      <w:r w:rsidR="00590A7D">
        <w:t>these</w:t>
      </w:r>
      <w:r w:rsidRPr="00590A7D">
        <w:t xml:space="preserve"> Terms of Service. We encourage you to review these terms carefully, as they outline important information concerning your legal rights and responsibilities. Capitalized terms used herein are defined in Section </w:t>
      </w:r>
      <w:r w:rsidR="00590A7D">
        <w:fldChar w:fldCharType="begin"/>
      </w:r>
      <w:r w:rsidR="00590A7D">
        <w:instrText xml:space="preserve"> REF _Ref_ContractCompanion_9kb9Ur013 \w \n \h \t \* MERGEFORMAT </w:instrText>
      </w:r>
      <w:r w:rsidR="00590A7D">
        <w:fldChar w:fldCharType="separate"/>
      </w:r>
      <w:r w:rsidR="005C3993">
        <w:t>15</w:t>
      </w:r>
      <w:r w:rsidR="00590A7D">
        <w:fldChar w:fldCharType="end"/>
      </w:r>
      <w:r w:rsidRPr="00590A7D">
        <w:t xml:space="preserve"> (Definitions). </w:t>
      </w:r>
    </w:p>
    <w:p w14:paraId="2C2850D8" w14:textId="46841F83" w:rsidR="00DC0048" w:rsidRPr="00590A7D" w:rsidRDefault="00DC0048" w:rsidP="00337EC8">
      <w:pPr>
        <w:pStyle w:val="DWTNorm"/>
      </w:pPr>
      <w:commentRangeStart w:id="3"/>
      <w:r w:rsidRPr="00590A7D">
        <w:t>Crest offers online business management software services for businesses in the pet care industry (</w:t>
      </w:r>
      <w:r w:rsidR="00394F12">
        <w:rPr>
          <w:b/>
        </w:rPr>
        <w:t>“</w:t>
      </w:r>
      <w:r w:rsidRPr="00590A7D">
        <w:rPr>
          <w:b/>
        </w:rPr>
        <w:t>Software Service</w:t>
      </w:r>
      <w:r w:rsidR="00394F12">
        <w:rPr>
          <w:b/>
        </w:rPr>
        <w:t>”</w:t>
      </w:r>
      <w:r w:rsidRPr="00590A7D">
        <w:t>)</w:t>
      </w:r>
      <w:r w:rsidR="00BC1F4A">
        <w:t xml:space="preserve"> </w:t>
      </w:r>
      <w:r w:rsidR="00BC1F4A">
        <w:rPr>
          <w:rFonts w:cs="Calibri"/>
          <w:color w:val="000000" w:themeColor="text1"/>
        </w:rPr>
        <w:t xml:space="preserve">and other </w:t>
      </w:r>
      <w:r w:rsidR="00BC1F4A" w:rsidRPr="00A353FA">
        <w:rPr>
          <w:rFonts w:cs="Calibri"/>
          <w:color w:val="000000" w:themeColor="text1"/>
        </w:rPr>
        <w:t xml:space="preserve">products and services directed </w:t>
      </w:r>
      <w:r w:rsidR="00BC1F4A">
        <w:rPr>
          <w:rFonts w:cs="Calibri"/>
          <w:color w:val="000000" w:themeColor="text1"/>
        </w:rPr>
        <w:t>to</w:t>
      </w:r>
      <w:r w:rsidR="00BC1F4A" w:rsidRPr="00A353FA">
        <w:rPr>
          <w:rFonts w:cs="Calibri"/>
          <w:color w:val="000000" w:themeColor="text1"/>
        </w:rPr>
        <w:t xml:space="preserve"> or made available </w:t>
      </w:r>
      <w:r w:rsidR="00BC1F4A">
        <w:rPr>
          <w:rFonts w:cs="Calibri"/>
          <w:color w:val="000000" w:themeColor="text1"/>
        </w:rPr>
        <w:t>to End Users</w:t>
      </w:r>
      <w:r w:rsidRPr="00590A7D">
        <w:t>.</w:t>
      </w:r>
      <w:r w:rsidR="00B53E7A" w:rsidRPr="00590A7D">
        <w:t xml:space="preserve"> The Software Service is an online venue </w:t>
      </w:r>
      <w:r w:rsidR="005326C9" w:rsidRPr="00590A7D">
        <w:t xml:space="preserve">designed </w:t>
      </w:r>
      <w:r w:rsidR="00C62967" w:rsidRPr="00590A7D">
        <w:t xml:space="preserve">to connect </w:t>
      </w:r>
      <w:r w:rsidR="00721F60" w:rsidRPr="00590A7D">
        <w:t>Subscribers</w:t>
      </w:r>
      <w:r w:rsidR="00B53E7A" w:rsidRPr="00590A7D">
        <w:t xml:space="preserve"> </w:t>
      </w:r>
      <w:r w:rsidR="00590A7D">
        <w:t xml:space="preserve">of Crest </w:t>
      </w:r>
      <w:r w:rsidR="00B53E7A" w:rsidRPr="00590A7D">
        <w:t>with End Users</w:t>
      </w:r>
      <w:r w:rsidR="00C62967" w:rsidRPr="00590A7D">
        <w:t>.</w:t>
      </w:r>
      <w:bookmarkStart w:id="4" w:name="_Hlk209617878"/>
      <w:r w:rsidR="00394F12">
        <w:t xml:space="preserve"> </w:t>
      </w:r>
      <w:r w:rsidR="00C62967" w:rsidRPr="00590A7D">
        <w:t xml:space="preserve">Crest is not in the business of providing or selling products and services within the area of expertise offered by the </w:t>
      </w:r>
      <w:r w:rsidR="00590A7D">
        <w:t>Subscribers</w:t>
      </w:r>
      <w:r w:rsidR="00C62967" w:rsidRPr="00590A7D">
        <w:t xml:space="preserve">, nor does the Software Service provide veterinary advice or veterinary services to End Users. </w:t>
      </w:r>
      <w:bookmarkEnd w:id="4"/>
      <w:r w:rsidRPr="00590A7D">
        <w:t xml:space="preserve">The Software Service is accessible through </w:t>
      </w:r>
      <w:r w:rsidR="006B06D8">
        <w:t xml:space="preserve">your </w:t>
      </w:r>
      <w:r w:rsidRPr="00590A7D">
        <w:t>login page on Crest</w:t>
      </w:r>
      <w:r w:rsidR="00394F12">
        <w:t>’</w:t>
      </w:r>
      <w:r w:rsidRPr="00590A7D">
        <w:t xml:space="preserve">s </w:t>
      </w:r>
      <w:r w:rsidR="00C76227">
        <w:t>W</w:t>
      </w:r>
      <w:r w:rsidRPr="00590A7D">
        <w:t xml:space="preserve">ebsites and via its </w:t>
      </w:r>
      <w:r w:rsidR="00C76227">
        <w:t>A</w:t>
      </w:r>
      <w:r w:rsidRPr="00590A7D">
        <w:t xml:space="preserve">pps. </w:t>
      </w:r>
      <w:r w:rsidR="00730816" w:rsidRPr="00590A7D">
        <w:t>The Services</w:t>
      </w:r>
      <w:r w:rsidR="00F36868">
        <w:t xml:space="preserve"> (as defined below)</w:t>
      </w:r>
      <w:r w:rsidR="00730816" w:rsidRPr="00590A7D">
        <w:t xml:space="preserve"> are available for use only in countries or territories where applicable Laws permit such use</w:t>
      </w:r>
      <w:commentRangeEnd w:id="3"/>
      <w:r w:rsidR="000023A5">
        <w:rPr>
          <w:rStyle w:val="CommentReference"/>
          <w:rFonts w:ascii="Arial" w:hAnsi="Arial" w:cs="Times New Roman"/>
        </w:rPr>
        <w:commentReference w:id="3"/>
      </w:r>
      <w:r w:rsidR="00730816" w:rsidRPr="00590A7D">
        <w:t>.</w:t>
      </w:r>
    </w:p>
    <w:p w14:paraId="3A1767B9" w14:textId="7C394A5E" w:rsidR="00C62967" w:rsidRPr="00F36868" w:rsidRDefault="00C62967" w:rsidP="00337EC8">
      <w:pPr>
        <w:pStyle w:val="DWTNorm"/>
        <w:rPr>
          <w:caps/>
        </w:rPr>
      </w:pPr>
      <w:bookmarkStart w:id="5" w:name="_Hlk210831090"/>
      <w:r w:rsidRPr="00590A7D">
        <w:t xml:space="preserve">Please read </w:t>
      </w:r>
      <w:r w:rsidR="00590A7D">
        <w:t>these Terms of Service</w:t>
      </w:r>
      <w:r w:rsidR="00F92354">
        <w:t>, the</w:t>
      </w:r>
      <w:r w:rsidRPr="00590A7D">
        <w:t xml:space="preserve"> </w:t>
      </w:r>
      <w:commentRangeStart w:id="6"/>
      <w:r w:rsidRPr="00590A7D">
        <w:rPr>
          <w:b/>
          <w:bCs/>
          <w:u w:val="single"/>
        </w:rPr>
        <w:t>Privacy Policy</w:t>
      </w:r>
      <w:r w:rsidRPr="00590A7D">
        <w:t xml:space="preserve"> </w:t>
      </w:r>
      <w:commentRangeEnd w:id="6"/>
      <w:r w:rsidR="00F92354">
        <w:t xml:space="preserve">and </w:t>
      </w:r>
      <w:commentRangeStart w:id="7"/>
      <w:r w:rsidR="00F92354" w:rsidRPr="00F92354">
        <w:rPr>
          <w:b/>
          <w:bCs/>
          <w:u w:val="single"/>
        </w:rPr>
        <w:t>Acceptable Use Policy</w:t>
      </w:r>
      <w:r w:rsidR="00F92354">
        <w:t xml:space="preserve"> </w:t>
      </w:r>
      <w:r w:rsidR="000023A5">
        <w:rPr>
          <w:rStyle w:val="CommentReference"/>
          <w:rFonts w:ascii="Arial" w:hAnsi="Arial" w:cs="Times New Roman"/>
        </w:rPr>
        <w:commentReference w:id="6"/>
      </w:r>
      <w:commentRangeEnd w:id="7"/>
      <w:r w:rsidR="00F92354">
        <w:rPr>
          <w:rStyle w:val="CommentReference"/>
          <w:rFonts w:ascii="Arial" w:hAnsi="Arial" w:cs="Times New Roman"/>
        </w:rPr>
        <w:commentReference w:id="7"/>
      </w:r>
      <w:r w:rsidRPr="00590A7D">
        <w:t>carefully</w:t>
      </w:r>
      <w:r w:rsidR="00F36868">
        <w:t xml:space="preserve"> (collectively, the “</w:t>
      </w:r>
      <w:r w:rsidR="00F36868" w:rsidRPr="00D50732">
        <w:rPr>
          <w:b/>
          <w:bCs/>
        </w:rPr>
        <w:t>Agreement</w:t>
      </w:r>
      <w:r w:rsidR="00F36868">
        <w:t xml:space="preserve">.”) </w:t>
      </w:r>
      <w:bookmarkEnd w:id="5"/>
      <w:r w:rsidR="00F36868">
        <w:t>The Agreement governs</w:t>
      </w:r>
      <w:r w:rsidR="00DC0048" w:rsidRPr="00590A7D">
        <w:t xml:space="preserve"> all access to and use of the Services by you and your Affiliates. </w:t>
      </w:r>
      <w:r w:rsidRPr="00590A7D">
        <w:t xml:space="preserve">By clicking on the </w:t>
      </w:r>
      <w:r w:rsidR="00394F12">
        <w:t>“</w:t>
      </w:r>
      <w:r w:rsidRPr="00D50732">
        <w:rPr>
          <w:b/>
          <w:bCs/>
        </w:rPr>
        <w:t>I Accept</w:t>
      </w:r>
      <w:r w:rsidR="00394F12">
        <w:t>”</w:t>
      </w:r>
      <w:r w:rsidRPr="00590A7D">
        <w:t xml:space="preserve"> button, completing the registration process for an account, downloading </w:t>
      </w:r>
      <w:r w:rsidR="00F411F3">
        <w:t xml:space="preserve">any </w:t>
      </w:r>
      <w:r w:rsidRPr="00590A7D">
        <w:t xml:space="preserve">Crest mobile application, and/or accessing or using </w:t>
      </w:r>
      <w:r w:rsidR="00200103">
        <w:t>the Services</w:t>
      </w:r>
      <w:r w:rsidRPr="00590A7D">
        <w:t xml:space="preserve">, you represent that (1) you have read, understand, and agree to be bound by this Agreement; (2) you are of legal age to form a binding contract with Crest; and (3) you have the authority to enter into this Agreement personally or on behalf of the company you have named as the Subscriber, and to bind that company to the Agreement. </w:t>
      </w:r>
      <w:r w:rsidRPr="00590A7D">
        <w:rPr>
          <w:b/>
          <w:bCs/>
        </w:rPr>
        <w:t xml:space="preserve">IF YOU DO </w:t>
      </w:r>
      <w:r w:rsidRPr="00F36868">
        <w:rPr>
          <w:b/>
          <w:bCs/>
          <w:caps/>
        </w:rPr>
        <w:t xml:space="preserve">NOT AGREE TO THE TERMS OF THIS AGREEMENT, YOU MAY NOT ACCESS OR USE THE </w:t>
      </w:r>
      <w:r w:rsidR="00B6613B">
        <w:rPr>
          <w:b/>
          <w:bCs/>
          <w:caps/>
        </w:rPr>
        <w:t>Services</w:t>
      </w:r>
      <w:r w:rsidRPr="00F36868">
        <w:rPr>
          <w:caps/>
        </w:rPr>
        <w:t>.</w:t>
      </w:r>
    </w:p>
    <w:p w14:paraId="4C88CAB2" w14:textId="7DC488AA" w:rsidR="004C56D0" w:rsidRPr="00590A7D" w:rsidRDefault="00DC0048" w:rsidP="00337EC8">
      <w:pPr>
        <w:pStyle w:val="DWTNorm"/>
      </w:pPr>
      <w:r w:rsidRPr="00590A7D">
        <w:t>This Agreement becomes effective (</w:t>
      </w:r>
      <w:r w:rsidR="00394F12">
        <w:rPr>
          <w:b/>
        </w:rPr>
        <w:t>“</w:t>
      </w:r>
      <w:r w:rsidRPr="00590A7D">
        <w:rPr>
          <w:b/>
        </w:rPr>
        <w:t>Effective Date</w:t>
      </w:r>
      <w:r w:rsidR="00394F12">
        <w:rPr>
          <w:b/>
        </w:rPr>
        <w:t>”</w:t>
      </w:r>
      <w:r w:rsidRPr="00590A7D">
        <w:t xml:space="preserve">) on the earlier of: (1) when you accept it (such as by clicking </w:t>
      </w:r>
      <w:r w:rsidR="00394F12">
        <w:t>“</w:t>
      </w:r>
      <w:r w:rsidRPr="00D50732">
        <w:rPr>
          <w:b/>
          <w:bCs/>
        </w:rPr>
        <w:t xml:space="preserve">I </w:t>
      </w:r>
      <w:r w:rsidR="00A15C4E">
        <w:rPr>
          <w:b/>
          <w:bCs/>
        </w:rPr>
        <w:t>Accept</w:t>
      </w:r>
      <w:r w:rsidR="00394F12">
        <w:t>”</w:t>
      </w:r>
      <w:r w:rsidRPr="00590A7D">
        <w:t xml:space="preserve"> or via an Order Form), or (2) when you or an Affiliate first access or use the Services. </w:t>
      </w:r>
    </w:p>
    <w:p w14:paraId="1F8C9E30" w14:textId="239249AA" w:rsidR="004C56D0" w:rsidRPr="00590A7D" w:rsidRDefault="00B206DC" w:rsidP="00337EC8">
      <w:pPr>
        <w:pStyle w:val="OutHead1"/>
      </w:pPr>
      <w:r w:rsidRPr="00590A7D">
        <w:t>General Terms</w:t>
      </w:r>
    </w:p>
    <w:p w14:paraId="4E30A8BF" w14:textId="0F54EE7A" w:rsidR="00B206DC" w:rsidRPr="00F36868" w:rsidRDefault="004C56D0" w:rsidP="00337EC8">
      <w:pPr>
        <w:pStyle w:val="OutHead2"/>
        <w:widowControl/>
        <w:rPr>
          <w:rFonts w:cs="Calibri"/>
          <w:szCs w:val="24"/>
        </w:rPr>
      </w:pPr>
      <w:r w:rsidRPr="00590A7D">
        <w:rPr>
          <w:rFonts w:cs="Calibri"/>
          <w:b/>
          <w:bCs/>
          <w:szCs w:val="24"/>
        </w:rPr>
        <w:t>Agreement</w:t>
      </w:r>
      <w:r w:rsidRPr="00590A7D">
        <w:rPr>
          <w:rFonts w:cs="Calibri"/>
          <w:szCs w:val="24"/>
        </w:rPr>
        <w:t>.</w:t>
      </w:r>
      <w:r w:rsidR="00B206DC" w:rsidRPr="00590A7D">
        <w:rPr>
          <w:rFonts w:cs="Calibri"/>
          <w:szCs w:val="24"/>
        </w:rPr>
        <w:t xml:space="preserve"> </w:t>
      </w:r>
      <w:r w:rsidRPr="00590A7D">
        <w:rPr>
          <w:rFonts w:cs="Calibri"/>
          <w:szCs w:val="24"/>
        </w:rPr>
        <w:t xml:space="preserve">This Agreement is a binding legal agreement between you </w:t>
      </w:r>
      <w:r w:rsidR="00CB4A6A" w:rsidRPr="00590A7D">
        <w:rPr>
          <w:rFonts w:cs="Calibri"/>
          <w:szCs w:val="24"/>
        </w:rPr>
        <w:t xml:space="preserve">and </w:t>
      </w:r>
      <w:r w:rsidR="00AB4FF6" w:rsidRPr="00590A7D">
        <w:rPr>
          <w:rFonts w:cs="Calibri"/>
          <w:szCs w:val="24"/>
        </w:rPr>
        <w:t>Crest Advisory Group LLC</w:t>
      </w:r>
      <w:r w:rsidR="00CB4A6A" w:rsidRPr="00590A7D">
        <w:rPr>
          <w:rFonts w:cs="Calibri"/>
          <w:szCs w:val="24"/>
        </w:rPr>
        <w:t xml:space="preserve"> </w:t>
      </w:r>
      <w:r w:rsidRPr="00590A7D">
        <w:rPr>
          <w:rFonts w:cs="Calibri"/>
          <w:szCs w:val="24"/>
        </w:rPr>
        <w:t>(</w:t>
      </w:r>
      <w:r w:rsidR="00394F12">
        <w:rPr>
          <w:rFonts w:cs="Calibri"/>
          <w:szCs w:val="24"/>
        </w:rPr>
        <w:t>“</w:t>
      </w:r>
      <w:r w:rsidR="00490F81" w:rsidRPr="00D50732">
        <w:rPr>
          <w:rFonts w:cs="Calibri"/>
          <w:b/>
          <w:bCs/>
          <w:szCs w:val="24"/>
        </w:rPr>
        <w:t>Crest</w:t>
      </w:r>
      <w:r w:rsidR="00394F12">
        <w:rPr>
          <w:rFonts w:cs="Calibri"/>
          <w:szCs w:val="24"/>
        </w:rPr>
        <w:t>”</w:t>
      </w:r>
      <w:r w:rsidRPr="00590A7D">
        <w:rPr>
          <w:rFonts w:cs="Calibri"/>
          <w:szCs w:val="24"/>
        </w:rPr>
        <w:t xml:space="preserve">, </w:t>
      </w:r>
      <w:r w:rsidR="00394F12">
        <w:rPr>
          <w:rFonts w:cs="Calibri"/>
          <w:szCs w:val="24"/>
        </w:rPr>
        <w:t>“</w:t>
      </w:r>
      <w:r w:rsidRPr="00D50732">
        <w:rPr>
          <w:rFonts w:cs="Calibri"/>
          <w:b/>
          <w:bCs/>
          <w:szCs w:val="24"/>
        </w:rPr>
        <w:t>we</w:t>
      </w:r>
      <w:r w:rsidR="00394F12">
        <w:rPr>
          <w:rFonts w:cs="Calibri"/>
          <w:szCs w:val="24"/>
        </w:rPr>
        <w:t>”</w:t>
      </w:r>
      <w:r w:rsidRPr="00590A7D">
        <w:rPr>
          <w:rFonts w:cs="Calibri"/>
          <w:szCs w:val="24"/>
        </w:rPr>
        <w:t xml:space="preserve">, </w:t>
      </w:r>
      <w:r w:rsidR="00394F12">
        <w:rPr>
          <w:rFonts w:cs="Calibri"/>
          <w:szCs w:val="24"/>
        </w:rPr>
        <w:t>“</w:t>
      </w:r>
      <w:r w:rsidRPr="00D50732">
        <w:rPr>
          <w:rFonts w:cs="Calibri"/>
          <w:b/>
          <w:bCs/>
          <w:szCs w:val="24"/>
        </w:rPr>
        <w:t>us</w:t>
      </w:r>
      <w:r w:rsidR="00394F12">
        <w:rPr>
          <w:rFonts w:cs="Calibri"/>
          <w:szCs w:val="24"/>
        </w:rPr>
        <w:t>”</w:t>
      </w:r>
      <w:r w:rsidRPr="00590A7D">
        <w:rPr>
          <w:rFonts w:cs="Calibri"/>
          <w:szCs w:val="24"/>
        </w:rPr>
        <w:t xml:space="preserve"> or </w:t>
      </w:r>
      <w:r w:rsidR="00394F12">
        <w:rPr>
          <w:rFonts w:cs="Calibri"/>
          <w:szCs w:val="24"/>
        </w:rPr>
        <w:t>“</w:t>
      </w:r>
      <w:r w:rsidRPr="00D50732">
        <w:rPr>
          <w:rFonts w:cs="Calibri"/>
          <w:b/>
          <w:bCs/>
          <w:szCs w:val="24"/>
        </w:rPr>
        <w:t>our</w:t>
      </w:r>
      <w:r w:rsidR="00394F12">
        <w:rPr>
          <w:rFonts w:cs="Calibri"/>
          <w:szCs w:val="24"/>
        </w:rPr>
        <w:t>”</w:t>
      </w:r>
      <w:r w:rsidRPr="00590A7D">
        <w:rPr>
          <w:rFonts w:cs="Calibri"/>
          <w:szCs w:val="24"/>
        </w:rPr>
        <w:t xml:space="preserve">). </w:t>
      </w:r>
      <w:r w:rsidR="00C62967" w:rsidRPr="00590A7D">
        <w:rPr>
          <w:rFonts w:cs="Calibri"/>
          <w:szCs w:val="24"/>
        </w:rPr>
        <w:t>A</w:t>
      </w:r>
      <w:r w:rsidRPr="00590A7D">
        <w:rPr>
          <w:rFonts w:cs="Calibri"/>
          <w:szCs w:val="24"/>
        </w:rPr>
        <w:t xml:space="preserve">ll references to </w:t>
      </w:r>
      <w:r w:rsidR="00394F12">
        <w:rPr>
          <w:rFonts w:cs="Calibri"/>
          <w:szCs w:val="24"/>
        </w:rPr>
        <w:t>“</w:t>
      </w:r>
      <w:r w:rsidRPr="00D50732">
        <w:rPr>
          <w:rFonts w:cs="Calibri"/>
          <w:b/>
          <w:bCs/>
          <w:szCs w:val="24"/>
        </w:rPr>
        <w:t>you</w:t>
      </w:r>
      <w:r w:rsidR="00394F12">
        <w:rPr>
          <w:rFonts w:cs="Calibri"/>
          <w:szCs w:val="24"/>
        </w:rPr>
        <w:t>”</w:t>
      </w:r>
      <w:r w:rsidRPr="00590A7D">
        <w:rPr>
          <w:rFonts w:cs="Calibri"/>
          <w:szCs w:val="24"/>
        </w:rPr>
        <w:t xml:space="preserve"> and </w:t>
      </w:r>
      <w:r w:rsidR="00394F12">
        <w:rPr>
          <w:rFonts w:cs="Calibri"/>
          <w:szCs w:val="24"/>
        </w:rPr>
        <w:t>“</w:t>
      </w:r>
      <w:r w:rsidRPr="00D50732">
        <w:rPr>
          <w:rFonts w:cs="Calibri"/>
          <w:b/>
          <w:bCs/>
          <w:szCs w:val="24"/>
        </w:rPr>
        <w:t>your</w:t>
      </w:r>
      <w:r w:rsidR="00394F12">
        <w:rPr>
          <w:rFonts w:cs="Calibri"/>
          <w:szCs w:val="24"/>
        </w:rPr>
        <w:t>”</w:t>
      </w:r>
      <w:r w:rsidRPr="00590A7D">
        <w:rPr>
          <w:rFonts w:cs="Calibri"/>
          <w:szCs w:val="24"/>
        </w:rPr>
        <w:t xml:space="preserve"> in this Agreement are referring to that entity. You and </w:t>
      </w:r>
      <w:r w:rsidR="00490F81" w:rsidRPr="00590A7D">
        <w:rPr>
          <w:rFonts w:cs="Calibri"/>
          <w:szCs w:val="24"/>
        </w:rPr>
        <w:t>Crest</w:t>
      </w:r>
      <w:r w:rsidRPr="00590A7D">
        <w:rPr>
          <w:rFonts w:cs="Calibri"/>
          <w:szCs w:val="24"/>
        </w:rPr>
        <w:t xml:space="preserve"> are also sometimes referred to in this Agreement individually as a </w:t>
      </w:r>
      <w:r w:rsidR="00394F12">
        <w:rPr>
          <w:rFonts w:cs="Calibri"/>
          <w:szCs w:val="24"/>
        </w:rPr>
        <w:t>“</w:t>
      </w:r>
      <w:r w:rsidRPr="00D50732">
        <w:rPr>
          <w:rFonts w:cs="Calibri"/>
          <w:b/>
          <w:bCs/>
          <w:szCs w:val="24"/>
        </w:rPr>
        <w:t>Party</w:t>
      </w:r>
      <w:r w:rsidR="00394F12">
        <w:rPr>
          <w:rFonts w:cs="Calibri"/>
          <w:szCs w:val="24"/>
        </w:rPr>
        <w:t>”</w:t>
      </w:r>
      <w:r w:rsidRPr="00590A7D">
        <w:rPr>
          <w:rFonts w:cs="Calibri"/>
          <w:szCs w:val="24"/>
        </w:rPr>
        <w:t xml:space="preserve"> and collectively as the </w:t>
      </w:r>
      <w:r w:rsidR="00394F12">
        <w:rPr>
          <w:rFonts w:cs="Calibri"/>
          <w:szCs w:val="24"/>
        </w:rPr>
        <w:t>“</w:t>
      </w:r>
      <w:r w:rsidRPr="00D50732">
        <w:rPr>
          <w:rFonts w:cs="Calibri"/>
          <w:b/>
          <w:bCs/>
          <w:szCs w:val="24"/>
        </w:rPr>
        <w:t>Parties</w:t>
      </w:r>
      <w:r w:rsidR="00394F12">
        <w:rPr>
          <w:rFonts w:cs="Calibri"/>
          <w:szCs w:val="24"/>
        </w:rPr>
        <w:t>”</w:t>
      </w:r>
      <w:r w:rsidRPr="00590A7D">
        <w:rPr>
          <w:rFonts w:cs="Calibri"/>
          <w:szCs w:val="24"/>
        </w:rPr>
        <w:t>.</w:t>
      </w:r>
      <w:r w:rsidR="00F36868">
        <w:rPr>
          <w:rFonts w:cs="Calibri"/>
          <w:szCs w:val="24"/>
        </w:rPr>
        <w:t xml:space="preserve"> </w:t>
      </w:r>
      <w:r w:rsidRPr="00F36868">
        <w:rPr>
          <w:rFonts w:cs="Calibri"/>
        </w:rPr>
        <w:t xml:space="preserve">This Agreement applies to any use of the Services. </w:t>
      </w:r>
    </w:p>
    <w:p w14:paraId="28D5F290" w14:textId="4A68CCD8" w:rsidR="009A45E7" w:rsidRPr="00590A7D" w:rsidRDefault="009A45E7" w:rsidP="00337EC8">
      <w:pPr>
        <w:pStyle w:val="OutHead2"/>
        <w:widowControl/>
        <w:rPr>
          <w:rFonts w:cs="Calibri"/>
          <w:szCs w:val="24"/>
        </w:rPr>
      </w:pPr>
      <w:bookmarkStart w:id="8" w:name="_Hlk210148400"/>
      <w:r w:rsidRPr="00590A7D">
        <w:rPr>
          <w:rFonts w:cs="Calibri"/>
          <w:b/>
          <w:bCs/>
          <w:szCs w:val="24"/>
        </w:rPr>
        <w:t>Changes to the Agreement.</w:t>
      </w:r>
      <w:bookmarkEnd w:id="8"/>
      <w:r w:rsidRPr="00590A7D">
        <w:rPr>
          <w:rFonts w:cs="Calibri"/>
          <w:b/>
          <w:bCs/>
          <w:szCs w:val="24"/>
        </w:rPr>
        <w:t xml:space="preserve"> </w:t>
      </w:r>
      <w:bookmarkStart w:id="9" w:name="_Hlk210233872"/>
      <w:bookmarkStart w:id="10" w:name="_Hlk210225005"/>
      <w:r w:rsidRPr="00590A7D">
        <w:rPr>
          <w:rFonts w:cs="Calibri"/>
          <w:szCs w:val="24"/>
        </w:rPr>
        <w:t xml:space="preserve">We reserve the right, at our sole discretion, to modify this Agreement periodically, including changing, deleting, or imposing conditions on any feature or aspect of the </w:t>
      </w:r>
      <w:r w:rsidR="00B6613B">
        <w:rPr>
          <w:rFonts w:cs="Calibri"/>
          <w:szCs w:val="24"/>
        </w:rPr>
        <w:t>Services</w:t>
      </w:r>
      <w:r w:rsidRPr="00590A7D">
        <w:rPr>
          <w:rFonts w:cs="Calibri"/>
          <w:szCs w:val="24"/>
        </w:rPr>
        <w:t xml:space="preserve">. </w:t>
      </w:r>
      <w:commentRangeStart w:id="11"/>
      <w:r w:rsidRPr="00590A7D">
        <w:rPr>
          <w:rFonts w:cs="Calibri"/>
          <w:szCs w:val="24"/>
        </w:rPr>
        <w:t xml:space="preserve">Any changes will take effect upon posting the updated Agreement at the designated URL (or another URL specified by Crest), and the </w:t>
      </w:r>
      <w:r w:rsidR="00394F12">
        <w:rPr>
          <w:rFonts w:cs="Calibri"/>
          <w:szCs w:val="24"/>
        </w:rPr>
        <w:t>“</w:t>
      </w:r>
      <w:r w:rsidRPr="00D50732">
        <w:rPr>
          <w:rFonts w:cs="Calibri"/>
          <w:b/>
          <w:bCs/>
          <w:szCs w:val="24"/>
        </w:rPr>
        <w:t>Last Updated</w:t>
      </w:r>
      <w:r w:rsidR="00394F12">
        <w:rPr>
          <w:rFonts w:cs="Calibri"/>
          <w:szCs w:val="24"/>
        </w:rPr>
        <w:t>”</w:t>
      </w:r>
      <w:r w:rsidRPr="00590A7D">
        <w:rPr>
          <w:rFonts w:cs="Calibri"/>
          <w:szCs w:val="24"/>
        </w:rPr>
        <w:t xml:space="preserve"> date will reflect the </w:t>
      </w:r>
      <w:r w:rsidRPr="00590A7D">
        <w:rPr>
          <w:rFonts w:cs="Calibri"/>
          <w:szCs w:val="24"/>
        </w:rPr>
        <w:lastRenderedPageBreak/>
        <w:t>update date.</w:t>
      </w:r>
      <w:commentRangeEnd w:id="11"/>
      <w:r w:rsidR="000023A5">
        <w:rPr>
          <w:rStyle w:val="CommentReference"/>
          <w:rFonts w:ascii="Arial" w:hAnsi="Arial"/>
        </w:rPr>
        <w:commentReference w:id="11"/>
      </w:r>
      <w:r w:rsidRPr="00590A7D">
        <w:rPr>
          <w:rFonts w:cs="Calibri"/>
          <w:szCs w:val="24"/>
        </w:rPr>
        <w:t xml:space="preserve"> Changes will not apply retroactively, and if they are material, we may notify you via email or within the Software Service. By continuing to use the </w:t>
      </w:r>
      <w:r w:rsidR="00B6613B">
        <w:rPr>
          <w:rFonts w:cs="Calibri"/>
          <w:szCs w:val="24"/>
        </w:rPr>
        <w:t>Services</w:t>
      </w:r>
      <w:r w:rsidRPr="00590A7D">
        <w:rPr>
          <w:rFonts w:cs="Calibri"/>
          <w:szCs w:val="24"/>
        </w:rPr>
        <w:t xml:space="preserve"> after updates, you accept the modified Agreement. If you do not agree to the changes, you must stop using the </w:t>
      </w:r>
      <w:r w:rsidR="00B6613B">
        <w:rPr>
          <w:rFonts w:cs="Calibri"/>
          <w:szCs w:val="24"/>
        </w:rPr>
        <w:t>Services</w:t>
      </w:r>
      <w:r w:rsidRPr="00590A7D">
        <w:rPr>
          <w:rFonts w:cs="Calibri"/>
          <w:szCs w:val="24"/>
        </w:rPr>
        <w:t xml:space="preserve"> and </w:t>
      </w:r>
      <w:r w:rsidR="00F36868">
        <w:rPr>
          <w:rFonts w:cs="Calibri"/>
          <w:szCs w:val="24"/>
        </w:rPr>
        <w:t>submit</w:t>
      </w:r>
      <w:r w:rsidRPr="00590A7D">
        <w:rPr>
          <w:rFonts w:cs="Calibri"/>
          <w:szCs w:val="24"/>
        </w:rPr>
        <w:t xml:space="preserve"> a termination request</w:t>
      </w:r>
      <w:r w:rsidR="00F36868">
        <w:rPr>
          <w:rFonts w:cs="Calibri"/>
          <w:szCs w:val="24"/>
        </w:rPr>
        <w:t xml:space="preserve"> to Crest</w:t>
      </w:r>
      <w:r w:rsidRPr="00590A7D">
        <w:rPr>
          <w:rFonts w:cs="Calibri"/>
          <w:szCs w:val="24"/>
        </w:rPr>
        <w:t>. It is your responsibility to review, understand, and consent to the latest version of the Agreement</w:t>
      </w:r>
      <w:bookmarkEnd w:id="9"/>
      <w:r w:rsidRPr="00590A7D">
        <w:rPr>
          <w:rFonts w:cs="Calibri"/>
          <w:szCs w:val="24"/>
        </w:rPr>
        <w:t>.</w:t>
      </w:r>
      <w:bookmarkEnd w:id="10"/>
    </w:p>
    <w:p w14:paraId="7E8C5D93" w14:textId="77777777" w:rsidR="006E1424" w:rsidRPr="00590A7D" w:rsidRDefault="006E1424" w:rsidP="00337EC8">
      <w:pPr>
        <w:pStyle w:val="OutHead2"/>
        <w:widowControl/>
        <w:rPr>
          <w:rFonts w:cs="Calibri"/>
          <w:szCs w:val="24"/>
        </w:rPr>
      </w:pPr>
      <w:r w:rsidRPr="00590A7D">
        <w:rPr>
          <w:rFonts w:cs="Calibri"/>
          <w:b/>
          <w:bCs/>
          <w:szCs w:val="24"/>
        </w:rPr>
        <w:t>Changes to the Services</w:t>
      </w:r>
      <w:r w:rsidRPr="00590A7D">
        <w:rPr>
          <w:rFonts w:cs="Calibri"/>
          <w:szCs w:val="24"/>
        </w:rPr>
        <w:t>. You acknowledge that Crest regularly upgrades and updates the Services, that the Services are continually evolving, and Crest may discontinue existing offerings and functionality within the Services. In addition, Crest reserves the right to change, suspend or discontinue any features, components or functions of the Services at any time and reserves the right to adjust the Fees it charges for any offerings.</w:t>
      </w:r>
    </w:p>
    <w:p w14:paraId="5638F30F" w14:textId="001EA6B4" w:rsidR="00AA6B30" w:rsidRPr="00590A7D" w:rsidRDefault="004C56D0" w:rsidP="00337EC8">
      <w:pPr>
        <w:pStyle w:val="OutHead2"/>
        <w:widowControl/>
        <w:rPr>
          <w:rFonts w:cs="Calibri"/>
          <w:szCs w:val="24"/>
        </w:rPr>
      </w:pPr>
      <w:r w:rsidRPr="00590A7D">
        <w:rPr>
          <w:rFonts w:cs="Calibri"/>
          <w:b/>
          <w:bCs/>
          <w:szCs w:val="24"/>
        </w:rPr>
        <w:t>Supplemental Terms.</w:t>
      </w:r>
      <w:r w:rsidR="00B206DC" w:rsidRPr="00590A7D">
        <w:rPr>
          <w:rFonts w:cs="Calibri"/>
          <w:szCs w:val="24"/>
        </w:rPr>
        <w:t xml:space="preserve"> </w:t>
      </w:r>
      <w:r w:rsidRPr="00590A7D">
        <w:rPr>
          <w:rFonts w:cs="Calibri"/>
          <w:szCs w:val="24"/>
        </w:rPr>
        <w:t>Your use of, and participation in, certain Services may be subject to additional terms (</w:t>
      </w:r>
      <w:r w:rsidR="00394F12">
        <w:rPr>
          <w:rFonts w:cs="Calibri"/>
          <w:szCs w:val="24"/>
        </w:rPr>
        <w:t>“</w:t>
      </w:r>
      <w:r w:rsidRPr="00590A7D">
        <w:rPr>
          <w:rFonts w:cs="Calibri"/>
          <w:b/>
          <w:bCs/>
          <w:szCs w:val="24"/>
        </w:rPr>
        <w:t>Supplemental Terms</w:t>
      </w:r>
      <w:r w:rsidR="00394F12">
        <w:rPr>
          <w:rFonts w:cs="Calibri"/>
          <w:szCs w:val="24"/>
        </w:rPr>
        <w:t>”</w:t>
      </w:r>
      <w:r w:rsidRPr="00590A7D">
        <w:rPr>
          <w:rFonts w:cs="Calibri"/>
          <w:szCs w:val="24"/>
        </w:rPr>
        <w:t>) and such Supplemental Terms will either be listed in this Agreement or will presented to you for your acceptance when you sign up to use the supplemental Service</w:t>
      </w:r>
      <w:r w:rsidR="00140442">
        <w:rPr>
          <w:rFonts w:cs="Calibri"/>
          <w:szCs w:val="24"/>
        </w:rPr>
        <w:t>s</w:t>
      </w:r>
      <w:r w:rsidRPr="00590A7D">
        <w:rPr>
          <w:rFonts w:cs="Calibri"/>
          <w:szCs w:val="24"/>
        </w:rPr>
        <w:t xml:space="preserve">. If this Agreement is inconsistent with the Supplemental Terms, the Supplemental Terms will control with respect to the </w:t>
      </w:r>
      <w:r w:rsidR="005326C9" w:rsidRPr="00590A7D">
        <w:rPr>
          <w:rFonts w:cs="Calibri"/>
          <w:szCs w:val="24"/>
        </w:rPr>
        <w:t>S</w:t>
      </w:r>
      <w:r w:rsidRPr="00590A7D">
        <w:rPr>
          <w:rFonts w:cs="Calibri"/>
          <w:szCs w:val="24"/>
        </w:rPr>
        <w:t>ervice</w:t>
      </w:r>
      <w:r w:rsidR="00140442">
        <w:rPr>
          <w:rFonts w:cs="Calibri"/>
          <w:szCs w:val="24"/>
        </w:rPr>
        <w:t>s</w:t>
      </w:r>
      <w:r w:rsidRPr="00590A7D">
        <w:rPr>
          <w:rFonts w:cs="Calibri"/>
          <w:szCs w:val="24"/>
        </w:rPr>
        <w:t xml:space="preserve"> with which it applies.</w:t>
      </w:r>
      <w:r w:rsidR="009842DB">
        <w:rPr>
          <w:rFonts w:cs="Calibri"/>
          <w:szCs w:val="24"/>
        </w:rPr>
        <w:t xml:space="preserve"> </w:t>
      </w:r>
      <w:bookmarkStart w:id="12" w:name="_Hlk210998412"/>
      <w:r w:rsidR="009842DB" w:rsidRPr="009842DB">
        <w:rPr>
          <w:rFonts w:cs="Calibri"/>
          <w:szCs w:val="24"/>
        </w:rPr>
        <w:t xml:space="preserve">Crest reserves the right to charge Fees for </w:t>
      </w:r>
      <w:r w:rsidR="009842DB">
        <w:rPr>
          <w:rFonts w:cs="Calibri"/>
          <w:szCs w:val="24"/>
        </w:rPr>
        <w:t>Services with Supplemental Terms</w:t>
      </w:r>
      <w:r w:rsidR="009842DB" w:rsidRPr="009842DB">
        <w:rPr>
          <w:rFonts w:cs="Calibri"/>
          <w:szCs w:val="24"/>
        </w:rPr>
        <w:t xml:space="preserve">. </w:t>
      </w:r>
      <w:bookmarkEnd w:id="12"/>
    </w:p>
    <w:p w14:paraId="52AF5F00" w14:textId="06B8A249" w:rsidR="007735ED" w:rsidRPr="00590A7D" w:rsidRDefault="007735ED" w:rsidP="00337EC8">
      <w:pPr>
        <w:pStyle w:val="OutHead2"/>
        <w:widowControl/>
        <w:rPr>
          <w:rFonts w:cs="Calibri"/>
          <w:szCs w:val="24"/>
        </w:rPr>
      </w:pPr>
      <w:r w:rsidRPr="00590A7D">
        <w:rPr>
          <w:rFonts w:cs="Calibri"/>
          <w:b/>
          <w:szCs w:val="24"/>
        </w:rPr>
        <w:t>Reliance on Artificial Intelligence</w:t>
      </w:r>
      <w:r w:rsidRPr="00590A7D">
        <w:rPr>
          <w:rFonts w:cs="Calibri"/>
          <w:bCs/>
          <w:szCs w:val="24"/>
        </w:rPr>
        <w:t>.</w:t>
      </w:r>
      <w:r w:rsidRPr="00590A7D">
        <w:rPr>
          <w:rFonts w:cs="Calibri"/>
          <w:szCs w:val="24"/>
        </w:rPr>
        <w:t xml:space="preserve"> The </w:t>
      </w:r>
      <w:r w:rsidR="00B6613B">
        <w:rPr>
          <w:rFonts w:cs="Calibri"/>
          <w:szCs w:val="24"/>
        </w:rPr>
        <w:t>Services</w:t>
      </w:r>
      <w:r w:rsidRPr="00590A7D">
        <w:rPr>
          <w:rFonts w:cs="Calibri"/>
          <w:szCs w:val="24"/>
        </w:rPr>
        <w:t xml:space="preserve"> and Third-Party Services may use artificial intelligence and natural language processing technologies (</w:t>
      </w:r>
      <w:r w:rsidR="00394F12">
        <w:rPr>
          <w:rFonts w:cs="Calibri"/>
          <w:szCs w:val="24"/>
        </w:rPr>
        <w:t>“</w:t>
      </w:r>
      <w:r w:rsidRPr="00F36868">
        <w:rPr>
          <w:rFonts w:cs="Calibri"/>
          <w:b/>
          <w:bCs/>
          <w:szCs w:val="24"/>
        </w:rPr>
        <w:t>AI</w:t>
      </w:r>
      <w:r w:rsidR="00394F12">
        <w:rPr>
          <w:rFonts w:cs="Calibri"/>
          <w:szCs w:val="24"/>
        </w:rPr>
        <w:t>”</w:t>
      </w:r>
      <w:r w:rsidRPr="00590A7D">
        <w:rPr>
          <w:rFonts w:cs="Calibri"/>
          <w:szCs w:val="24"/>
        </w:rPr>
        <w:t xml:space="preserve">), which are rapidly evolving and may not provide accurate or reliable results. The </w:t>
      </w:r>
      <w:r w:rsidR="00B6613B">
        <w:rPr>
          <w:rFonts w:cs="Calibri"/>
          <w:szCs w:val="24"/>
        </w:rPr>
        <w:t>Services</w:t>
      </w:r>
      <w:r w:rsidRPr="00590A7D">
        <w:rPr>
          <w:rFonts w:cs="Calibri"/>
          <w:szCs w:val="24"/>
        </w:rPr>
        <w:t xml:space="preserve"> may also include the use of a life-like human image that is created, modified, or rendered in whole or in part by artificial intelligence technologies (</w:t>
      </w:r>
      <w:r w:rsidR="00394F12">
        <w:rPr>
          <w:rFonts w:cs="Calibri"/>
          <w:szCs w:val="24"/>
        </w:rPr>
        <w:t>“</w:t>
      </w:r>
      <w:r w:rsidRPr="00F36868">
        <w:rPr>
          <w:rFonts w:cs="Calibri"/>
          <w:b/>
          <w:bCs/>
          <w:szCs w:val="24"/>
        </w:rPr>
        <w:t>Avatars</w:t>
      </w:r>
      <w:r w:rsidR="00394F12">
        <w:rPr>
          <w:rFonts w:cs="Calibri"/>
          <w:szCs w:val="24"/>
        </w:rPr>
        <w:t>”</w:t>
      </w:r>
      <w:r w:rsidRPr="00590A7D">
        <w:rPr>
          <w:rFonts w:cs="Calibri"/>
          <w:szCs w:val="24"/>
        </w:rPr>
        <w:t xml:space="preserve">). You may be allowed to submit text or other materials to the Services for processing and the </w:t>
      </w:r>
      <w:r w:rsidR="00B6613B">
        <w:rPr>
          <w:rFonts w:cs="Calibri"/>
          <w:szCs w:val="24"/>
        </w:rPr>
        <w:t>Services</w:t>
      </w:r>
      <w:r w:rsidRPr="00590A7D">
        <w:rPr>
          <w:rFonts w:cs="Calibri"/>
          <w:szCs w:val="24"/>
        </w:rPr>
        <w:t xml:space="preserve"> and Third-Party Services may generate responses (</w:t>
      </w:r>
      <w:r w:rsidR="00394F12">
        <w:rPr>
          <w:rFonts w:cs="Calibri"/>
          <w:szCs w:val="24"/>
        </w:rPr>
        <w:t>“</w:t>
      </w:r>
      <w:r w:rsidRPr="00F36868">
        <w:rPr>
          <w:rFonts w:cs="Calibri"/>
          <w:b/>
          <w:bCs/>
          <w:szCs w:val="24"/>
        </w:rPr>
        <w:t>Outputs</w:t>
      </w:r>
      <w:r w:rsidR="00394F12">
        <w:rPr>
          <w:rFonts w:cs="Calibri"/>
          <w:szCs w:val="24"/>
        </w:rPr>
        <w:t>”</w:t>
      </w:r>
      <w:r w:rsidRPr="00590A7D">
        <w:rPr>
          <w:rFonts w:cs="Calibri"/>
          <w:szCs w:val="24"/>
        </w:rPr>
        <w:t>). When you use such AI technology, you acknowledge and agree:</w:t>
      </w:r>
    </w:p>
    <w:p w14:paraId="2CDC7724" w14:textId="77777777" w:rsidR="007735ED" w:rsidRPr="00337EC8" w:rsidRDefault="007735ED" w:rsidP="00337EC8">
      <w:pPr>
        <w:pStyle w:val="ListBullet3"/>
        <w:rPr>
          <w:b/>
        </w:rPr>
      </w:pPr>
      <w:r w:rsidRPr="00590A7D">
        <w:t>Outputs may not be accurate and may contain material inaccuracies even if they appear accurate because of their level of detail or specificity.</w:t>
      </w:r>
    </w:p>
    <w:p w14:paraId="20D36863" w14:textId="77777777" w:rsidR="007735ED" w:rsidRPr="00590A7D" w:rsidRDefault="007735ED" w:rsidP="00337EC8">
      <w:pPr>
        <w:pStyle w:val="ListBullet3"/>
        <w:rPr>
          <w:b/>
        </w:rPr>
      </w:pPr>
      <w:r w:rsidRPr="00590A7D">
        <w:t>The Outputs may not reflect correct, current, or complete information.</w:t>
      </w:r>
    </w:p>
    <w:p w14:paraId="69585C4E" w14:textId="42B4EA06" w:rsidR="007735ED" w:rsidRPr="00590A7D" w:rsidRDefault="007735ED" w:rsidP="00337EC8">
      <w:pPr>
        <w:pStyle w:val="ListBullet3"/>
        <w:rPr>
          <w:b/>
        </w:rPr>
      </w:pPr>
      <w:r w:rsidRPr="00590A7D">
        <w:t xml:space="preserve">Outputs may contain content that is inconsistent with the view of Crest, </w:t>
      </w:r>
      <w:r w:rsidR="00394F12">
        <w:t>Subscribers</w:t>
      </w:r>
      <w:r w:rsidRPr="00590A7D">
        <w:t xml:space="preserve"> or any other third party.</w:t>
      </w:r>
    </w:p>
    <w:p w14:paraId="7DD9FAF8" w14:textId="77777777" w:rsidR="007735ED" w:rsidRPr="00590A7D" w:rsidRDefault="007735ED" w:rsidP="00337EC8">
      <w:pPr>
        <w:pStyle w:val="ListBullet3"/>
        <w:rPr>
          <w:b/>
        </w:rPr>
      </w:pPr>
      <w:r w:rsidRPr="00590A7D">
        <w:t>Your use of and reliance on Outputs is at your own risk.</w:t>
      </w:r>
    </w:p>
    <w:p w14:paraId="26252F5D" w14:textId="114CC0E1" w:rsidR="00AA6B30" w:rsidRPr="00590A7D" w:rsidRDefault="00AA6B30" w:rsidP="00F411F3">
      <w:pPr>
        <w:pStyle w:val="OutHead2"/>
      </w:pPr>
      <w:bookmarkStart w:id="13" w:name="_Hlk210233968"/>
      <w:r w:rsidRPr="004A1C61">
        <w:rPr>
          <w:b/>
        </w:rPr>
        <w:t>Life Threatening Situations</w:t>
      </w:r>
      <w:r w:rsidRPr="00590A7D">
        <w:t xml:space="preserve">. </w:t>
      </w:r>
      <w:bookmarkStart w:id="14" w:name="_Hlk210998555"/>
      <w:r w:rsidR="00683EB9" w:rsidRPr="008B6DFC">
        <w:rPr>
          <w:rFonts w:cs="Calibri"/>
          <w:bCs/>
          <w:szCs w:val="24"/>
        </w:rPr>
        <w:t xml:space="preserve">The </w:t>
      </w:r>
      <w:r w:rsidR="00140442">
        <w:rPr>
          <w:rFonts w:cs="Calibri"/>
          <w:bCs/>
          <w:szCs w:val="24"/>
        </w:rPr>
        <w:t>Services are</w:t>
      </w:r>
      <w:r w:rsidR="00683EB9" w:rsidRPr="008B6DFC">
        <w:rPr>
          <w:rFonts w:cs="Calibri"/>
          <w:bCs/>
          <w:szCs w:val="24"/>
        </w:rPr>
        <w:t xml:space="preserve"> not intended for use in </w:t>
      </w:r>
      <w:r w:rsidR="00683EB9">
        <w:rPr>
          <w:rFonts w:cs="Calibri"/>
          <w:bCs/>
          <w:szCs w:val="24"/>
        </w:rPr>
        <w:t xml:space="preserve">time-critical </w:t>
      </w:r>
      <w:r w:rsidR="00683EB9" w:rsidRPr="008B6DFC">
        <w:rPr>
          <w:rFonts w:cs="Calibri"/>
          <w:bCs/>
          <w:szCs w:val="24"/>
        </w:rPr>
        <w:t xml:space="preserve">or crisis situations. Questions regarding </w:t>
      </w:r>
      <w:r w:rsidR="00683EB9">
        <w:rPr>
          <w:rFonts w:cs="Calibri"/>
          <w:bCs/>
          <w:szCs w:val="24"/>
        </w:rPr>
        <w:t xml:space="preserve">time-critical or crisis </w:t>
      </w:r>
      <w:r w:rsidR="00683EB9" w:rsidRPr="008B6DFC">
        <w:rPr>
          <w:rFonts w:cs="Calibri"/>
          <w:bCs/>
          <w:szCs w:val="24"/>
        </w:rPr>
        <w:t xml:space="preserve">situations should not be directed through the </w:t>
      </w:r>
      <w:r w:rsidR="00140442">
        <w:rPr>
          <w:rFonts w:cs="Calibri"/>
          <w:bCs/>
          <w:szCs w:val="24"/>
        </w:rPr>
        <w:t>Services</w:t>
      </w:r>
      <w:r w:rsidR="00683EB9" w:rsidRPr="008B6DFC">
        <w:rPr>
          <w:rFonts w:cs="Calibri"/>
          <w:bCs/>
          <w:szCs w:val="24"/>
        </w:rPr>
        <w:t xml:space="preserve"> and should instead be directly communicated to </w:t>
      </w:r>
      <w:r w:rsidR="002C4558">
        <w:rPr>
          <w:rFonts w:cs="Calibri"/>
          <w:bCs/>
          <w:szCs w:val="24"/>
        </w:rPr>
        <w:t>the appropriate</w:t>
      </w:r>
      <w:r w:rsidR="00683EB9" w:rsidRPr="008B6DFC">
        <w:rPr>
          <w:rFonts w:cs="Calibri"/>
          <w:bCs/>
          <w:szCs w:val="24"/>
        </w:rPr>
        <w:t xml:space="preserve"> local veterinarian, animal hospital, </w:t>
      </w:r>
      <w:r w:rsidR="00683EB9">
        <w:rPr>
          <w:rFonts w:cs="Calibri"/>
          <w:bCs/>
          <w:szCs w:val="24"/>
        </w:rPr>
        <w:t>or other professional</w:t>
      </w:r>
      <w:r w:rsidR="00683EB9" w:rsidRPr="008B6DFC">
        <w:rPr>
          <w:rFonts w:cs="Calibri"/>
          <w:bCs/>
          <w:szCs w:val="24"/>
        </w:rPr>
        <w:t xml:space="preserve">. </w:t>
      </w:r>
      <w:bookmarkEnd w:id="14"/>
      <w:r w:rsidR="002C4558">
        <w:rPr>
          <w:rFonts w:cs="Calibri"/>
          <w:bCs/>
          <w:szCs w:val="24"/>
        </w:rPr>
        <w:t xml:space="preserve">You are responsible for notifying your End Users of this restriction. </w:t>
      </w:r>
      <w:r w:rsidR="00683EB9" w:rsidRPr="008B6DFC">
        <w:rPr>
          <w:rFonts w:cs="Calibri"/>
          <w:bCs/>
          <w:szCs w:val="24"/>
        </w:rPr>
        <w:t xml:space="preserve">The veterinarian or veterinary-related products and services that may be offered through the </w:t>
      </w:r>
      <w:r w:rsidR="00140442">
        <w:rPr>
          <w:rFonts w:cs="Calibri"/>
          <w:bCs/>
          <w:szCs w:val="24"/>
        </w:rPr>
        <w:t>Services</w:t>
      </w:r>
      <w:r w:rsidR="00683EB9" w:rsidRPr="008B6DFC">
        <w:rPr>
          <w:rFonts w:cs="Calibri"/>
          <w:bCs/>
          <w:szCs w:val="24"/>
        </w:rPr>
        <w:t xml:space="preserve"> may not provide the full range of veterinary services. You are strongly advised to communicate with your regular veterinarian about any consultations, </w:t>
      </w:r>
      <w:r w:rsidR="00683EB9" w:rsidRPr="008B6DFC">
        <w:rPr>
          <w:rFonts w:cs="Calibri"/>
          <w:bCs/>
          <w:szCs w:val="24"/>
        </w:rPr>
        <w:lastRenderedPageBreak/>
        <w:t xml:space="preserve">treatments, or medications you may obtain through the </w:t>
      </w:r>
      <w:r w:rsidR="00140442">
        <w:rPr>
          <w:rFonts w:cs="Calibri"/>
          <w:bCs/>
          <w:szCs w:val="24"/>
        </w:rPr>
        <w:t>Services</w:t>
      </w:r>
      <w:r w:rsidR="00F50791">
        <w:t xml:space="preserve">. </w:t>
      </w:r>
      <w:bookmarkEnd w:id="13"/>
    </w:p>
    <w:p w14:paraId="0B9130A0" w14:textId="052B3652" w:rsidR="004C56D0" w:rsidRPr="00590A7D" w:rsidRDefault="004C56D0" w:rsidP="00F411F3">
      <w:pPr>
        <w:pStyle w:val="OutHead1"/>
        <w:rPr>
          <w:rFonts w:cs="Calibri"/>
          <w:szCs w:val="24"/>
        </w:rPr>
      </w:pPr>
      <w:bookmarkStart w:id="15" w:name="_Hlk209088894"/>
      <w:r w:rsidRPr="00590A7D">
        <w:rPr>
          <w:rFonts w:cs="Calibri"/>
          <w:szCs w:val="24"/>
        </w:rPr>
        <w:t>Services</w:t>
      </w:r>
    </w:p>
    <w:p w14:paraId="377CC349" w14:textId="77777777" w:rsidR="002C4558" w:rsidRDefault="00BD1A2D" w:rsidP="00F411F3">
      <w:pPr>
        <w:pStyle w:val="OutHead2"/>
        <w:rPr>
          <w:rFonts w:cs="Calibri"/>
          <w:szCs w:val="24"/>
        </w:rPr>
      </w:pPr>
      <w:bookmarkStart w:id="16" w:name="_Hlk210220603"/>
      <w:bookmarkEnd w:id="15"/>
      <w:r w:rsidRPr="00590A7D">
        <w:rPr>
          <w:rFonts w:cs="Calibri"/>
          <w:b/>
          <w:bCs/>
          <w:szCs w:val="24"/>
        </w:rPr>
        <w:t xml:space="preserve">Use of the Services. </w:t>
      </w:r>
      <w:bookmarkStart w:id="17" w:name="_Hlk210831371"/>
      <w:r w:rsidR="009F6BF2" w:rsidRPr="00590A7D">
        <w:rPr>
          <w:rFonts w:cs="Calibri"/>
          <w:szCs w:val="24"/>
        </w:rPr>
        <w:t>Subject to your compliance with the terms and conditions of this Agreement</w:t>
      </w:r>
      <w:r w:rsidR="00683EB9">
        <w:rPr>
          <w:rFonts w:cs="Calibri"/>
          <w:szCs w:val="24"/>
        </w:rPr>
        <w:t xml:space="preserve"> </w:t>
      </w:r>
      <w:bookmarkStart w:id="18" w:name="_Hlk210831572"/>
      <w:r w:rsidR="00683EB9">
        <w:rPr>
          <w:rFonts w:cs="Calibri"/>
          <w:szCs w:val="24"/>
        </w:rPr>
        <w:t xml:space="preserve">including the </w:t>
      </w:r>
      <w:commentRangeStart w:id="19"/>
      <w:r w:rsidR="00683EB9" w:rsidRPr="00683EB9">
        <w:rPr>
          <w:rFonts w:cs="Calibri"/>
          <w:b/>
          <w:bCs/>
          <w:szCs w:val="24"/>
          <w:u w:val="single"/>
        </w:rPr>
        <w:t>Acceptable Use Policy</w:t>
      </w:r>
      <w:commentRangeEnd w:id="19"/>
      <w:r w:rsidR="00683EB9">
        <w:rPr>
          <w:rStyle w:val="CommentReference"/>
          <w:rFonts w:ascii="Arial" w:hAnsi="Arial"/>
        </w:rPr>
        <w:commentReference w:id="19"/>
      </w:r>
      <w:bookmarkEnd w:id="18"/>
      <w:r w:rsidR="009F6BF2" w:rsidRPr="00590A7D">
        <w:rPr>
          <w:rFonts w:cs="Calibri"/>
          <w:szCs w:val="24"/>
        </w:rPr>
        <w:t xml:space="preserve">, </w:t>
      </w:r>
      <w:bookmarkEnd w:id="17"/>
      <w:r w:rsidRPr="00590A7D">
        <w:rPr>
          <w:rFonts w:cs="Calibri"/>
          <w:szCs w:val="24"/>
        </w:rPr>
        <w:t xml:space="preserve">Crest will make the Service </w:t>
      </w:r>
      <w:r w:rsidR="009F6BF2" w:rsidRPr="00590A7D">
        <w:rPr>
          <w:rFonts w:cs="Calibri"/>
          <w:szCs w:val="24"/>
        </w:rPr>
        <w:t xml:space="preserve">to which you have subscribed </w:t>
      </w:r>
      <w:r w:rsidRPr="00590A7D">
        <w:rPr>
          <w:rFonts w:cs="Calibri"/>
          <w:szCs w:val="24"/>
        </w:rPr>
        <w:t xml:space="preserve">available to you for the Subscription Term </w:t>
      </w:r>
      <w:r w:rsidR="00F27EEE" w:rsidRPr="00590A7D">
        <w:rPr>
          <w:rFonts w:cs="Calibri"/>
          <w:szCs w:val="24"/>
        </w:rPr>
        <w:t>solely for your internal business purposes</w:t>
      </w:r>
      <w:r w:rsidRPr="00590A7D">
        <w:rPr>
          <w:rFonts w:cs="Calibri"/>
          <w:szCs w:val="24"/>
        </w:rPr>
        <w:t>.</w:t>
      </w:r>
    </w:p>
    <w:p w14:paraId="5F2BE70B" w14:textId="77777777" w:rsidR="002C4558" w:rsidRDefault="00F27EEE" w:rsidP="002C4558">
      <w:pPr>
        <w:pStyle w:val="OutHead3"/>
      </w:pPr>
      <w:r w:rsidRPr="00590A7D">
        <w:t xml:space="preserve">You represent, warrant and covenant that you own the products and services in connection with which you use the Services or otherwise have all rights necessary with respect to all such products and services with respect to such use. </w:t>
      </w:r>
    </w:p>
    <w:p w14:paraId="257865D9" w14:textId="416A7B46" w:rsidR="0033734E" w:rsidRDefault="0033734E" w:rsidP="002C4558">
      <w:pPr>
        <w:pStyle w:val="OutHead3"/>
      </w:pPr>
      <w:r w:rsidRPr="00590A7D">
        <w:t xml:space="preserve">You represent, warrant and covenant </w:t>
      </w:r>
      <w:r>
        <w:t xml:space="preserve">that your Affiliates, End Users and anyone else to whom you provide services </w:t>
      </w:r>
      <w:r w:rsidR="00FE2A10">
        <w:t xml:space="preserve">using Crest’s Services </w:t>
      </w:r>
      <w:r w:rsidR="00FE2A10" w:rsidRPr="00FE2A10">
        <w:t xml:space="preserve">are </w:t>
      </w:r>
      <w:r w:rsidR="00866BCB">
        <w:t xml:space="preserve">legally </w:t>
      </w:r>
      <w:r w:rsidR="00FE2A10" w:rsidRPr="00FE2A10">
        <w:t xml:space="preserve">bound by </w:t>
      </w:r>
      <w:r w:rsidR="00866BCB">
        <w:t>the terms of this Agreement</w:t>
      </w:r>
      <w:r w:rsidR="00FE2A10" w:rsidRPr="00FE2A10">
        <w:t xml:space="preserve">. </w:t>
      </w:r>
    </w:p>
    <w:p w14:paraId="11EF89AF" w14:textId="46B83FE7" w:rsidR="002C4558" w:rsidRDefault="00F27EEE" w:rsidP="002C4558">
      <w:pPr>
        <w:pStyle w:val="OutHead3"/>
      </w:pPr>
      <w:r w:rsidRPr="00590A7D">
        <w:t xml:space="preserve">The Services are intended only for individuals age 18 years and over. </w:t>
      </w:r>
      <w:bookmarkStart w:id="20" w:name="_Hlk210836283"/>
      <w:r w:rsidRPr="005C3993">
        <w:t xml:space="preserve">By using the Services, you understand and agree that you will not </w:t>
      </w:r>
      <w:r w:rsidR="009842DB" w:rsidRPr="005C3993">
        <w:t xml:space="preserve">provide your products and services or </w:t>
      </w:r>
      <w:r w:rsidRPr="005C3993">
        <w:t xml:space="preserve">market your products and services to individuals under the relevant age specified herein or permit or encourage anyone to do so. If Crest learns that someone under the relevant age specified above is using the Services, it will take appropriate remedies including terminating that individual’s access. </w:t>
      </w:r>
    </w:p>
    <w:p w14:paraId="17155906" w14:textId="16D1975C" w:rsidR="00F27EEE" w:rsidRPr="005C3993" w:rsidRDefault="009A45E7" w:rsidP="002C4558">
      <w:pPr>
        <w:pStyle w:val="OutHead3"/>
      </w:pPr>
      <w:r w:rsidRPr="005C3993">
        <w:t xml:space="preserve">You may not use the </w:t>
      </w:r>
      <w:r w:rsidR="00140442">
        <w:t>Services</w:t>
      </w:r>
      <w:r w:rsidRPr="005C3993">
        <w:t xml:space="preserve"> if you are a resident of a country embargoed by the United States, or are a foreign person or entity blocked or denied by the United States government</w:t>
      </w:r>
      <w:bookmarkEnd w:id="20"/>
      <w:r w:rsidRPr="005C3993">
        <w:t>.</w:t>
      </w:r>
    </w:p>
    <w:bookmarkEnd w:id="16"/>
    <w:p w14:paraId="54CF2C90" w14:textId="7A389B0E" w:rsidR="00F27EEE" w:rsidRPr="00590A7D" w:rsidRDefault="00F27EEE" w:rsidP="00590A7D">
      <w:pPr>
        <w:pStyle w:val="OutHead2"/>
        <w:rPr>
          <w:rFonts w:cs="Calibri"/>
          <w:szCs w:val="24"/>
        </w:rPr>
      </w:pPr>
      <w:r w:rsidRPr="00590A7D">
        <w:rPr>
          <w:rFonts w:cs="Calibri"/>
          <w:b/>
          <w:bCs/>
          <w:szCs w:val="24"/>
        </w:rPr>
        <w:t xml:space="preserve">Third-Party Services. </w:t>
      </w:r>
      <w:bookmarkStart w:id="21" w:name="_Hlk210220077"/>
      <w:r w:rsidRPr="00590A7D">
        <w:rPr>
          <w:rFonts w:cs="Calibri"/>
          <w:szCs w:val="24"/>
        </w:rPr>
        <w:t xml:space="preserve">Third-Party Services accessed through the Services are not </w:t>
      </w:r>
      <w:r w:rsidR="00394F12" w:rsidRPr="009842DB">
        <w:rPr>
          <w:rFonts w:cs="Calibri"/>
          <w:szCs w:val="24"/>
        </w:rPr>
        <w:t>“</w:t>
      </w:r>
      <w:r w:rsidRPr="009842DB">
        <w:rPr>
          <w:rFonts w:cs="Calibri"/>
          <w:szCs w:val="24"/>
        </w:rPr>
        <w:t>Services</w:t>
      </w:r>
      <w:r w:rsidR="00394F12" w:rsidRPr="009842DB">
        <w:rPr>
          <w:rFonts w:cs="Calibri"/>
          <w:szCs w:val="24"/>
        </w:rPr>
        <w:t>”</w:t>
      </w:r>
      <w:r w:rsidRPr="009842DB">
        <w:rPr>
          <w:rFonts w:cs="Calibri"/>
          <w:szCs w:val="24"/>
        </w:rPr>
        <w:t xml:space="preserve"> under</w:t>
      </w:r>
      <w:r w:rsidRPr="00590A7D">
        <w:rPr>
          <w:rFonts w:cs="Calibri"/>
          <w:szCs w:val="24"/>
        </w:rPr>
        <w:t xml:space="preserve"> this Agreement, and Crest provides no warranties or commitments for them. Their availability does not imply Crest’s endorsement or affiliation. Crest is not responsible or liable for Third-Party Services, reserves the right to restrict access at any time, and has no obligation to monitor or maintain them. By using these Third-Party Services, you expressly allow Crest to share Your Data as needed. You understand and agree that use of Third-Party </w:t>
      </w:r>
      <w:r w:rsidR="00200103">
        <w:rPr>
          <w:rFonts w:cs="Calibri"/>
          <w:szCs w:val="24"/>
        </w:rPr>
        <w:t>Services are</w:t>
      </w:r>
      <w:r w:rsidRPr="00590A7D">
        <w:rPr>
          <w:rFonts w:cs="Calibri"/>
          <w:szCs w:val="24"/>
        </w:rPr>
        <w:t xml:space="preserve"> at your own risk and subject to the specific terms and policies applicable to the Third-Party Services.</w:t>
      </w:r>
      <w:bookmarkEnd w:id="21"/>
      <w:r w:rsidR="00C556EC" w:rsidRPr="00590A7D">
        <w:rPr>
          <w:rFonts w:cs="Calibri"/>
          <w:szCs w:val="24"/>
        </w:rPr>
        <w:t xml:space="preserve"> With respect to any app accessed through or downloaded from a third-party app store, you will comply with the applicable </w:t>
      </w:r>
      <w:r w:rsidR="00E63242">
        <w:rPr>
          <w:rFonts w:cs="Calibri"/>
          <w:szCs w:val="24"/>
        </w:rPr>
        <w:t>a</w:t>
      </w:r>
      <w:r w:rsidR="00C556EC" w:rsidRPr="00590A7D">
        <w:rPr>
          <w:rFonts w:cs="Calibri"/>
          <w:szCs w:val="24"/>
        </w:rPr>
        <w:t xml:space="preserve">pp </w:t>
      </w:r>
      <w:r w:rsidR="00E63242">
        <w:rPr>
          <w:rFonts w:cs="Calibri"/>
          <w:szCs w:val="24"/>
        </w:rPr>
        <w:t>s</w:t>
      </w:r>
      <w:r w:rsidR="00C556EC" w:rsidRPr="00590A7D">
        <w:rPr>
          <w:rFonts w:cs="Calibri"/>
          <w:szCs w:val="24"/>
        </w:rPr>
        <w:t xml:space="preserve">tore’s terms and policies. </w:t>
      </w:r>
    </w:p>
    <w:p w14:paraId="2AED7252" w14:textId="7BA57B30" w:rsidR="00F27EEE" w:rsidRPr="00590A7D" w:rsidRDefault="00F27EEE" w:rsidP="00590A7D">
      <w:pPr>
        <w:pStyle w:val="OutHead2"/>
        <w:rPr>
          <w:rFonts w:cs="Calibri"/>
          <w:szCs w:val="24"/>
        </w:rPr>
      </w:pPr>
      <w:bookmarkStart w:id="22" w:name="_Hlk210220238"/>
      <w:r w:rsidRPr="00590A7D">
        <w:rPr>
          <w:rFonts w:cs="Calibri"/>
          <w:b/>
          <w:bCs/>
          <w:szCs w:val="24"/>
        </w:rPr>
        <w:t>Free, Trial or Beta Services.</w:t>
      </w:r>
      <w:r w:rsidRPr="00590A7D">
        <w:rPr>
          <w:rFonts w:cs="Calibri"/>
          <w:szCs w:val="24"/>
        </w:rPr>
        <w:t xml:space="preserve"> </w:t>
      </w:r>
      <w:bookmarkStart w:id="23" w:name="_Hlk210998783"/>
      <w:r w:rsidRPr="00590A7D">
        <w:rPr>
          <w:rFonts w:cs="Calibri"/>
          <w:szCs w:val="24"/>
        </w:rPr>
        <w:t xml:space="preserve">Crest may in its sole discretion offer free, trial or beta Services from time to time at no charge. Notwithstanding anything to the contrary herein: (1) any free, trial or beta Services are provided </w:t>
      </w:r>
      <w:r w:rsidR="00394F12">
        <w:rPr>
          <w:rFonts w:cs="Calibri"/>
          <w:szCs w:val="24"/>
        </w:rPr>
        <w:t>“</w:t>
      </w:r>
      <w:r w:rsidRPr="00D50732">
        <w:rPr>
          <w:rFonts w:cs="Calibri"/>
          <w:b/>
          <w:bCs/>
          <w:szCs w:val="24"/>
        </w:rPr>
        <w:t>AS IS</w:t>
      </w:r>
      <w:r w:rsidR="00394F12">
        <w:rPr>
          <w:rFonts w:cs="Calibri"/>
          <w:szCs w:val="24"/>
        </w:rPr>
        <w:t>”</w:t>
      </w:r>
      <w:r w:rsidRPr="00590A7D">
        <w:rPr>
          <w:rFonts w:cs="Calibri"/>
          <w:szCs w:val="24"/>
        </w:rPr>
        <w:t xml:space="preserve"> with no warranties of any kind; and (2) Crest may discontinue any free, trial or beta Services or your ability to use such Services at any time, with or without notice and without any further obligations to you. Without limiting the generality of the foregoing, free Services that have not been accessed or used for 12 consecutive months may be terminated by Crest. Crest will have no liability for any harm or </w:t>
      </w:r>
      <w:r w:rsidRPr="00590A7D">
        <w:rPr>
          <w:rFonts w:cs="Calibri"/>
          <w:szCs w:val="24"/>
        </w:rPr>
        <w:lastRenderedPageBreak/>
        <w:t>damages suffered by you or any third party in connection with any free, trial or beta Services</w:t>
      </w:r>
      <w:bookmarkEnd w:id="23"/>
      <w:r w:rsidRPr="00590A7D">
        <w:rPr>
          <w:rFonts w:cs="Calibri"/>
          <w:szCs w:val="24"/>
        </w:rPr>
        <w:t>.</w:t>
      </w:r>
    </w:p>
    <w:bookmarkEnd w:id="22"/>
    <w:p w14:paraId="015C3BF2" w14:textId="2F410FC7" w:rsidR="00F27EEE" w:rsidRPr="00590A7D" w:rsidRDefault="00F27EEE" w:rsidP="00590A7D">
      <w:pPr>
        <w:pStyle w:val="OutHead2"/>
        <w:rPr>
          <w:rFonts w:cs="Calibri"/>
          <w:szCs w:val="24"/>
        </w:rPr>
      </w:pPr>
      <w:r w:rsidRPr="00590A7D">
        <w:rPr>
          <w:rFonts w:cs="Calibri"/>
          <w:b/>
          <w:bCs/>
          <w:szCs w:val="24"/>
        </w:rPr>
        <w:t>Marketing Services.</w:t>
      </w:r>
      <w:r w:rsidRPr="00590A7D">
        <w:rPr>
          <w:rFonts w:cs="Calibri"/>
          <w:szCs w:val="24"/>
        </w:rPr>
        <w:t xml:space="preserve"> As part of the Software Service, your products and services may be listed on our Websites and Apps. In addition, Crest may offer you the opportunity to participate in certain promotional programs that are designed to promote your business and attract customers. Additional terms specific to your use of these </w:t>
      </w:r>
      <w:hyperlink r:id="rId13" w:history="1">
        <w:r w:rsidRPr="00590A7D">
          <w:rPr>
            <w:rFonts w:cs="Calibri"/>
            <w:szCs w:val="24"/>
          </w:rPr>
          <w:t>Marketing Services</w:t>
        </w:r>
      </w:hyperlink>
      <w:r w:rsidRPr="00590A7D">
        <w:rPr>
          <w:rFonts w:cs="Calibri"/>
          <w:szCs w:val="24"/>
        </w:rPr>
        <w:t xml:space="preserve"> apply and are hereby incorporated by reference into this Agreement as if set forth fully herein. </w:t>
      </w:r>
      <w:r w:rsidR="00486FE9" w:rsidRPr="00590A7D">
        <w:rPr>
          <w:rFonts w:cs="Calibri"/>
          <w:szCs w:val="24"/>
        </w:rPr>
        <w:t xml:space="preserve">The Marketing Services Terms are available for your review </w:t>
      </w:r>
      <w:commentRangeStart w:id="24"/>
      <w:r w:rsidR="00486FE9" w:rsidRPr="00590A7D">
        <w:rPr>
          <w:rFonts w:cs="Calibri"/>
          <w:b/>
          <w:bCs/>
          <w:szCs w:val="24"/>
          <w:u w:val="single"/>
        </w:rPr>
        <w:t>here</w:t>
      </w:r>
      <w:commentRangeEnd w:id="24"/>
      <w:r w:rsidR="009842DB">
        <w:rPr>
          <w:rStyle w:val="CommentReference"/>
          <w:rFonts w:ascii="Arial" w:hAnsi="Arial"/>
        </w:rPr>
        <w:commentReference w:id="24"/>
      </w:r>
      <w:r w:rsidR="00486FE9" w:rsidRPr="00590A7D">
        <w:rPr>
          <w:rFonts w:cs="Calibri"/>
          <w:szCs w:val="24"/>
        </w:rPr>
        <w:t xml:space="preserve">. </w:t>
      </w:r>
      <w:r w:rsidRPr="00590A7D">
        <w:rPr>
          <w:rFonts w:cs="Calibri"/>
          <w:szCs w:val="24"/>
        </w:rPr>
        <w:t xml:space="preserve">Crest reserves the right to charge Fees for the Marketing Services. You agree to pay all applicable Fees related to the Marketing Services in accordance with this Section </w:t>
      </w:r>
      <w:r w:rsidR="00590A7D">
        <w:rPr>
          <w:rFonts w:cs="Calibri"/>
          <w:szCs w:val="24"/>
        </w:rPr>
        <w:fldChar w:fldCharType="begin"/>
      </w:r>
      <w:r w:rsidR="00590A7D">
        <w:rPr>
          <w:rFonts w:cs="Calibri"/>
          <w:szCs w:val="24"/>
        </w:rPr>
        <w:instrText xml:space="preserve"> REF _Ref_ContractCompanion_9kb9Ur015 \w \n \h \t \* MERGEFORMAT </w:instrText>
      </w:r>
      <w:r w:rsidR="00590A7D">
        <w:rPr>
          <w:rFonts w:cs="Calibri"/>
          <w:szCs w:val="24"/>
        </w:rPr>
      </w:r>
      <w:r w:rsidR="00590A7D">
        <w:rPr>
          <w:rFonts w:cs="Calibri"/>
          <w:szCs w:val="24"/>
        </w:rPr>
        <w:fldChar w:fldCharType="separate"/>
      </w:r>
      <w:r w:rsidR="005C3993">
        <w:rPr>
          <w:rFonts w:cs="Calibri"/>
          <w:szCs w:val="24"/>
        </w:rPr>
        <w:t>4</w:t>
      </w:r>
      <w:r w:rsidR="00590A7D">
        <w:rPr>
          <w:rFonts w:cs="Calibri"/>
          <w:szCs w:val="24"/>
        </w:rPr>
        <w:fldChar w:fldCharType="end"/>
      </w:r>
      <w:r w:rsidRPr="00590A7D">
        <w:rPr>
          <w:rFonts w:cs="Calibri"/>
          <w:szCs w:val="24"/>
        </w:rPr>
        <w:t xml:space="preserve"> of this Agreement.</w:t>
      </w:r>
    </w:p>
    <w:p w14:paraId="1848B983" w14:textId="0173471B" w:rsidR="00E341ED" w:rsidRPr="00590A7D" w:rsidRDefault="00486FE9" w:rsidP="00590A7D">
      <w:pPr>
        <w:pStyle w:val="OutHead2"/>
        <w:rPr>
          <w:rFonts w:cs="Calibri"/>
          <w:szCs w:val="24"/>
        </w:rPr>
      </w:pPr>
      <w:r w:rsidRPr="00590A7D">
        <w:rPr>
          <w:rFonts w:cs="Calibri"/>
          <w:b/>
          <w:bCs/>
          <w:szCs w:val="24"/>
        </w:rPr>
        <w:t>Dynamic Pricing</w:t>
      </w:r>
      <w:r w:rsidRPr="00590A7D">
        <w:rPr>
          <w:rFonts w:cs="Calibri"/>
          <w:szCs w:val="24"/>
        </w:rPr>
        <w:t>. If Crest makes available and you purchase Dynamic Pricing Services, additional terms specific to your use of Dynamic Pricing Services apply and are hereby incorporated by reference into this Agreement as if set forth fully herein.</w:t>
      </w:r>
      <w:r w:rsidR="00E341ED" w:rsidRPr="00590A7D">
        <w:rPr>
          <w:rFonts w:cs="Calibri"/>
          <w:szCs w:val="24"/>
        </w:rPr>
        <w:t xml:space="preserve"> The Dynamic Services Terms are available for your review </w:t>
      </w:r>
      <w:commentRangeStart w:id="25"/>
      <w:r w:rsidR="00E341ED" w:rsidRPr="00590A7D">
        <w:rPr>
          <w:rFonts w:cs="Calibri"/>
          <w:b/>
          <w:bCs/>
          <w:szCs w:val="24"/>
          <w:u w:val="single"/>
        </w:rPr>
        <w:t>here</w:t>
      </w:r>
      <w:commentRangeEnd w:id="25"/>
      <w:r w:rsidR="009842DB">
        <w:rPr>
          <w:rStyle w:val="CommentReference"/>
          <w:rFonts w:ascii="Arial" w:hAnsi="Arial"/>
        </w:rPr>
        <w:commentReference w:id="25"/>
      </w:r>
      <w:r w:rsidR="00E341ED" w:rsidRPr="00590A7D">
        <w:rPr>
          <w:rFonts w:cs="Calibri"/>
          <w:szCs w:val="24"/>
        </w:rPr>
        <w:t>.</w:t>
      </w:r>
    </w:p>
    <w:p w14:paraId="2192256E" w14:textId="28EF0A6C" w:rsidR="00E341ED" w:rsidRPr="00590A7D" w:rsidRDefault="00486FE9" w:rsidP="00590A7D">
      <w:pPr>
        <w:pStyle w:val="OutHead2"/>
        <w:rPr>
          <w:rFonts w:cs="Calibri"/>
          <w:szCs w:val="24"/>
        </w:rPr>
      </w:pPr>
      <w:r w:rsidRPr="00590A7D">
        <w:rPr>
          <w:rFonts w:cs="Calibri"/>
          <w:b/>
          <w:bCs/>
          <w:szCs w:val="24"/>
        </w:rPr>
        <w:t>Enterprise Services.</w:t>
      </w:r>
      <w:r w:rsidRPr="00590A7D">
        <w:rPr>
          <w:rFonts w:cs="Calibri"/>
          <w:szCs w:val="24"/>
        </w:rPr>
        <w:t xml:space="preserve"> If Crest makes available and you </w:t>
      </w:r>
      <w:r w:rsidR="00E341ED" w:rsidRPr="00590A7D">
        <w:rPr>
          <w:rFonts w:cs="Calibri"/>
          <w:szCs w:val="24"/>
        </w:rPr>
        <w:t>Enterprise Services</w:t>
      </w:r>
      <w:r w:rsidRPr="00590A7D">
        <w:rPr>
          <w:rFonts w:cs="Calibri"/>
          <w:szCs w:val="24"/>
        </w:rPr>
        <w:t xml:space="preserve">, </w:t>
      </w:r>
      <w:r w:rsidR="00E341ED" w:rsidRPr="00590A7D">
        <w:rPr>
          <w:rFonts w:cs="Calibri"/>
          <w:szCs w:val="24"/>
        </w:rPr>
        <w:t>a</w:t>
      </w:r>
      <w:r w:rsidRPr="00590A7D">
        <w:rPr>
          <w:rFonts w:cs="Calibri"/>
          <w:szCs w:val="24"/>
        </w:rPr>
        <w:t xml:space="preserve">dditional terms specific to your use of the </w:t>
      </w:r>
      <w:hyperlink r:id="rId14" w:history="1">
        <w:r w:rsidRPr="00590A7D">
          <w:rPr>
            <w:rFonts w:cs="Calibri"/>
            <w:szCs w:val="24"/>
          </w:rPr>
          <w:t>Enterprise Services</w:t>
        </w:r>
      </w:hyperlink>
      <w:r w:rsidRPr="00590A7D">
        <w:rPr>
          <w:rFonts w:cs="Calibri"/>
          <w:szCs w:val="24"/>
        </w:rPr>
        <w:t xml:space="preserve"> apply and are hereby incorporated by reference into this Agreement as if set forth fully herein.</w:t>
      </w:r>
      <w:r w:rsidR="00E341ED" w:rsidRPr="00590A7D">
        <w:rPr>
          <w:rFonts w:cs="Calibri"/>
          <w:szCs w:val="24"/>
        </w:rPr>
        <w:t xml:space="preserve"> The Enterprise Services Terms are available for your review </w:t>
      </w:r>
      <w:commentRangeStart w:id="26"/>
      <w:r w:rsidR="00E341ED" w:rsidRPr="00590A7D">
        <w:rPr>
          <w:rFonts w:cs="Calibri"/>
          <w:b/>
          <w:bCs/>
          <w:szCs w:val="24"/>
          <w:u w:val="single"/>
        </w:rPr>
        <w:t>here</w:t>
      </w:r>
      <w:commentRangeEnd w:id="26"/>
      <w:r w:rsidR="009842DB">
        <w:rPr>
          <w:rStyle w:val="CommentReference"/>
          <w:rFonts w:ascii="Arial" w:hAnsi="Arial"/>
        </w:rPr>
        <w:commentReference w:id="26"/>
      </w:r>
      <w:r w:rsidR="00E341ED" w:rsidRPr="00590A7D">
        <w:rPr>
          <w:rFonts w:cs="Calibri"/>
          <w:szCs w:val="24"/>
        </w:rPr>
        <w:t>.</w:t>
      </w:r>
    </w:p>
    <w:p w14:paraId="0B8335C2" w14:textId="53F388AE" w:rsidR="00E341ED" w:rsidRPr="00590A7D" w:rsidRDefault="00E341ED" w:rsidP="00590A7D">
      <w:pPr>
        <w:pStyle w:val="OutHead2"/>
        <w:rPr>
          <w:rFonts w:cs="Calibri"/>
          <w:szCs w:val="24"/>
        </w:rPr>
      </w:pPr>
      <w:r w:rsidRPr="00590A7D">
        <w:rPr>
          <w:rFonts w:cs="Calibri"/>
          <w:b/>
          <w:bCs/>
          <w:szCs w:val="24"/>
        </w:rPr>
        <w:t>Avatars</w:t>
      </w:r>
      <w:r w:rsidRPr="00590A7D">
        <w:rPr>
          <w:rFonts w:cs="Calibri"/>
          <w:szCs w:val="24"/>
        </w:rPr>
        <w:t xml:space="preserve">. If Crest makes available and you purchase Avatar Services, additional terms specific to your use of Avatar Services apply and are hereby incorporated by reference into this Agreement as if set forth fully herein. The Avatar Services Terms are available for your review </w:t>
      </w:r>
      <w:commentRangeStart w:id="27"/>
      <w:r w:rsidRPr="00590A7D">
        <w:rPr>
          <w:rFonts w:cs="Calibri"/>
          <w:b/>
          <w:bCs/>
          <w:szCs w:val="24"/>
          <w:u w:val="single"/>
        </w:rPr>
        <w:t>here</w:t>
      </w:r>
      <w:commentRangeEnd w:id="27"/>
      <w:r w:rsidR="009842DB">
        <w:rPr>
          <w:rStyle w:val="CommentReference"/>
          <w:rFonts w:ascii="Arial" w:hAnsi="Arial"/>
        </w:rPr>
        <w:commentReference w:id="27"/>
      </w:r>
      <w:r w:rsidRPr="00590A7D">
        <w:rPr>
          <w:rFonts w:cs="Calibri"/>
          <w:szCs w:val="24"/>
        </w:rPr>
        <w:t>.</w:t>
      </w:r>
    </w:p>
    <w:p w14:paraId="6C7A6B57" w14:textId="3FF58342" w:rsidR="00E341ED" w:rsidRPr="00590A7D" w:rsidRDefault="00E341ED" w:rsidP="00590A7D">
      <w:pPr>
        <w:pStyle w:val="OutHead2"/>
        <w:rPr>
          <w:rFonts w:cs="Calibri"/>
          <w:szCs w:val="24"/>
        </w:rPr>
      </w:pPr>
      <w:r w:rsidRPr="00590A7D">
        <w:rPr>
          <w:rFonts w:cs="Calibri"/>
          <w:b/>
          <w:bCs/>
          <w:szCs w:val="24"/>
        </w:rPr>
        <w:t>AI Staff Services</w:t>
      </w:r>
      <w:r w:rsidRPr="00590A7D">
        <w:rPr>
          <w:rFonts w:cs="Calibri"/>
          <w:szCs w:val="24"/>
        </w:rPr>
        <w:t xml:space="preserve">. If Crest makes available and you purchase </w:t>
      </w:r>
      <w:r w:rsidR="008C48CB">
        <w:rPr>
          <w:rFonts w:cs="Calibri"/>
          <w:szCs w:val="24"/>
        </w:rPr>
        <w:t>AI Staff</w:t>
      </w:r>
      <w:r w:rsidR="008C48CB" w:rsidRPr="00590A7D">
        <w:rPr>
          <w:rFonts w:cs="Calibri"/>
          <w:szCs w:val="24"/>
        </w:rPr>
        <w:t xml:space="preserve"> </w:t>
      </w:r>
      <w:r w:rsidRPr="00590A7D">
        <w:rPr>
          <w:rFonts w:cs="Calibri"/>
          <w:szCs w:val="24"/>
        </w:rPr>
        <w:t xml:space="preserve">Services, additional terms specific to your use of AI Staff Services apply and are hereby incorporated by reference into this Agreement as if set forth fully herein. The AI Staff Services Terms are available for your review </w:t>
      </w:r>
      <w:commentRangeStart w:id="28"/>
      <w:r w:rsidRPr="00590A7D">
        <w:rPr>
          <w:rFonts w:cs="Calibri"/>
          <w:b/>
          <w:bCs/>
          <w:szCs w:val="24"/>
          <w:u w:val="single"/>
        </w:rPr>
        <w:t>here</w:t>
      </w:r>
      <w:commentRangeEnd w:id="28"/>
      <w:r w:rsidR="009842DB">
        <w:rPr>
          <w:rStyle w:val="CommentReference"/>
          <w:rFonts w:ascii="Arial" w:hAnsi="Arial"/>
        </w:rPr>
        <w:commentReference w:id="28"/>
      </w:r>
      <w:r w:rsidRPr="00590A7D">
        <w:rPr>
          <w:rFonts w:cs="Calibri"/>
          <w:szCs w:val="24"/>
        </w:rPr>
        <w:t>.</w:t>
      </w:r>
    </w:p>
    <w:p w14:paraId="551FC7CB" w14:textId="06FDBE5D" w:rsidR="004C56D0" w:rsidRPr="00590A7D" w:rsidRDefault="004C56D0" w:rsidP="00590A7D">
      <w:pPr>
        <w:pStyle w:val="OutHead2"/>
        <w:rPr>
          <w:rFonts w:cs="Calibri"/>
          <w:szCs w:val="24"/>
        </w:rPr>
      </w:pPr>
      <w:r w:rsidRPr="00590A7D">
        <w:rPr>
          <w:rFonts w:cs="Calibri"/>
          <w:b/>
          <w:bCs/>
          <w:szCs w:val="24"/>
        </w:rPr>
        <w:t>Professional Services Terms.</w:t>
      </w:r>
      <w:r w:rsidR="00B206DC" w:rsidRPr="00590A7D">
        <w:rPr>
          <w:rFonts w:cs="Calibri"/>
          <w:szCs w:val="24"/>
        </w:rPr>
        <w:t xml:space="preserve"> </w:t>
      </w:r>
      <w:r w:rsidR="00486FE9" w:rsidRPr="00590A7D">
        <w:rPr>
          <w:rFonts w:cs="Calibri"/>
          <w:szCs w:val="24"/>
        </w:rPr>
        <w:t xml:space="preserve">If Crest makes available and you purchase </w:t>
      </w:r>
      <w:r w:rsidR="006F6A72">
        <w:rPr>
          <w:rFonts w:cs="Calibri"/>
          <w:szCs w:val="24"/>
        </w:rPr>
        <w:t>P</w:t>
      </w:r>
      <w:r w:rsidR="006F6A72" w:rsidRPr="00590A7D">
        <w:rPr>
          <w:rFonts w:cs="Calibri"/>
          <w:szCs w:val="24"/>
        </w:rPr>
        <w:t xml:space="preserve">rofessional </w:t>
      </w:r>
      <w:r w:rsidR="006F6A72">
        <w:rPr>
          <w:rFonts w:cs="Calibri"/>
          <w:szCs w:val="24"/>
        </w:rPr>
        <w:t>S</w:t>
      </w:r>
      <w:r w:rsidR="006F6A72" w:rsidRPr="00590A7D">
        <w:rPr>
          <w:rFonts w:cs="Calibri"/>
          <w:szCs w:val="24"/>
        </w:rPr>
        <w:t>ervices</w:t>
      </w:r>
      <w:r w:rsidR="00486FE9" w:rsidRPr="00590A7D">
        <w:rPr>
          <w:rFonts w:cs="Calibri"/>
          <w:szCs w:val="24"/>
        </w:rPr>
        <w:t>, a</w:t>
      </w:r>
      <w:r w:rsidRPr="00590A7D">
        <w:rPr>
          <w:rFonts w:cs="Calibri"/>
          <w:szCs w:val="24"/>
        </w:rPr>
        <w:t>dditional terms specific to the procurement of</w:t>
      </w:r>
      <w:r w:rsidR="00B206DC" w:rsidRPr="00590A7D">
        <w:rPr>
          <w:rFonts w:cs="Calibri"/>
          <w:szCs w:val="24"/>
        </w:rPr>
        <w:t xml:space="preserve"> </w:t>
      </w:r>
      <w:hyperlink r:id="rId15" w:history="1">
        <w:r w:rsidRPr="00590A7D">
          <w:rPr>
            <w:rFonts w:cs="Calibri"/>
            <w:szCs w:val="24"/>
          </w:rPr>
          <w:t>Professional Services</w:t>
        </w:r>
      </w:hyperlink>
      <w:r w:rsidR="00B206DC" w:rsidRPr="00590A7D">
        <w:rPr>
          <w:rFonts w:cs="Calibri"/>
          <w:szCs w:val="24"/>
        </w:rPr>
        <w:t xml:space="preserve"> </w:t>
      </w:r>
      <w:r w:rsidRPr="00590A7D">
        <w:rPr>
          <w:rFonts w:cs="Calibri"/>
          <w:szCs w:val="24"/>
        </w:rPr>
        <w:t>apply and are hereby incorporated by reference into this Agreement as if set forth fully</w:t>
      </w:r>
      <w:r w:rsidR="00B206DC" w:rsidRPr="00590A7D">
        <w:rPr>
          <w:rFonts w:cs="Calibri"/>
          <w:szCs w:val="24"/>
        </w:rPr>
        <w:t xml:space="preserve"> </w:t>
      </w:r>
      <w:r w:rsidRPr="00590A7D">
        <w:rPr>
          <w:rFonts w:cs="Calibri"/>
          <w:szCs w:val="24"/>
        </w:rPr>
        <w:t>herein.</w:t>
      </w:r>
      <w:r w:rsidR="00486FE9" w:rsidRPr="00590A7D">
        <w:rPr>
          <w:rFonts w:cs="Calibri"/>
          <w:szCs w:val="24"/>
        </w:rPr>
        <w:t xml:space="preserve"> The Professional Services Terms are available for your review </w:t>
      </w:r>
      <w:commentRangeStart w:id="29"/>
      <w:r w:rsidR="00486FE9" w:rsidRPr="00590A7D">
        <w:rPr>
          <w:rFonts w:cs="Calibri"/>
          <w:b/>
          <w:bCs/>
          <w:szCs w:val="24"/>
          <w:u w:val="single"/>
        </w:rPr>
        <w:t>here</w:t>
      </w:r>
      <w:commentRangeEnd w:id="29"/>
      <w:r w:rsidR="009842DB">
        <w:rPr>
          <w:rStyle w:val="CommentReference"/>
          <w:rFonts w:ascii="Arial" w:hAnsi="Arial"/>
        </w:rPr>
        <w:commentReference w:id="29"/>
      </w:r>
      <w:r w:rsidR="00486FE9" w:rsidRPr="00590A7D">
        <w:rPr>
          <w:rFonts w:cs="Calibri"/>
          <w:szCs w:val="24"/>
        </w:rPr>
        <w:t>.</w:t>
      </w:r>
    </w:p>
    <w:p w14:paraId="44FEF7C9" w14:textId="3EFFA6DE" w:rsidR="00F36868" w:rsidRDefault="004C56D0" w:rsidP="00590A7D">
      <w:pPr>
        <w:pStyle w:val="OutHead2"/>
        <w:rPr>
          <w:rFonts w:cs="Calibri"/>
          <w:szCs w:val="24"/>
        </w:rPr>
      </w:pPr>
      <w:r w:rsidRPr="00590A7D">
        <w:rPr>
          <w:rFonts w:cs="Calibri"/>
          <w:b/>
          <w:bCs/>
          <w:szCs w:val="24"/>
        </w:rPr>
        <w:t>Hardware Terms.</w:t>
      </w:r>
      <w:r w:rsidR="00B206DC" w:rsidRPr="00590A7D">
        <w:rPr>
          <w:rFonts w:cs="Calibri"/>
          <w:szCs w:val="24"/>
        </w:rPr>
        <w:t xml:space="preserve"> </w:t>
      </w:r>
      <w:r w:rsidR="00486FE9" w:rsidRPr="00590A7D">
        <w:rPr>
          <w:rFonts w:cs="Calibri"/>
          <w:szCs w:val="24"/>
        </w:rPr>
        <w:t>If Crest makes available and you purchase Hardware, a</w:t>
      </w:r>
      <w:r w:rsidRPr="00590A7D">
        <w:rPr>
          <w:rFonts w:cs="Calibri"/>
          <w:szCs w:val="24"/>
        </w:rPr>
        <w:t>dditional terms specific to the procurement and use of</w:t>
      </w:r>
      <w:r w:rsidR="00B206DC" w:rsidRPr="00590A7D">
        <w:rPr>
          <w:rFonts w:cs="Calibri"/>
          <w:szCs w:val="24"/>
        </w:rPr>
        <w:t xml:space="preserve"> </w:t>
      </w:r>
      <w:hyperlink r:id="rId16" w:history="1">
        <w:r w:rsidR="002C5A03" w:rsidRPr="00590A7D">
          <w:rPr>
            <w:rFonts w:cs="Calibri"/>
            <w:szCs w:val="24"/>
          </w:rPr>
          <w:t>H</w:t>
        </w:r>
        <w:r w:rsidRPr="00590A7D">
          <w:rPr>
            <w:rFonts w:cs="Calibri"/>
            <w:szCs w:val="24"/>
          </w:rPr>
          <w:t>ardware</w:t>
        </w:r>
      </w:hyperlink>
      <w:r w:rsidR="00B206DC" w:rsidRPr="00590A7D">
        <w:rPr>
          <w:rFonts w:cs="Calibri"/>
          <w:szCs w:val="24"/>
        </w:rPr>
        <w:t xml:space="preserve"> </w:t>
      </w:r>
      <w:r w:rsidRPr="00590A7D">
        <w:rPr>
          <w:rFonts w:cs="Calibri"/>
          <w:szCs w:val="24"/>
        </w:rPr>
        <w:t>apply and are hereby incorporated by reference into this Agreement as if set forth fully</w:t>
      </w:r>
      <w:r w:rsidR="00B206DC" w:rsidRPr="00590A7D">
        <w:rPr>
          <w:rFonts w:cs="Calibri"/>
          <w:szCs w:val="24"/>
        </w:rPr>
        <w:t xml:space="preserve"> </w:t>
      </w:r>
      <w:r w:rsidRPr="00590A7D">
        <w:rPr>
          <w:rFonts w:cs="Calibri"/>
          <w:szCs w:val="24"/>
        </w:rPr>
        <w:t>herein.</w:t>
      </w:r>
      <w:r w:rsidR="00486FE9" w:rsidRPr="00590A7D">
        <w:rPr>
          <w:rFonts w:cs="Calibri"/>
          <w:szCs w:val="24"/>
        </w:rPr>
        <w:t xml:space="preserve"> The Hardware Terms are available for your review </w:t>
      </w:r>
      <w:commentRangeStart w:id="30"/>
      <w:r w:rsidR="00486FE9" w:rsidRPr="00590A7D">
        <w:rPr>
          <w:rFonts w:cs="Calibri"/>
          <w:b/>
          <w:bCs/>
          <w:szCs w:val="24"/>
          <w:u w:val="single"/>
        </w:rPr>
        <w:t>here</w:t>
      </w:r>
      <w:commentRangeEnd w:id="30"/>
      <w:r w:rsidR="009842DB">
        <w:rPr>
          <w:rStyle w:val="CommentReference"/>
          <w:rFonts w:ascii="Arial" w:hAnsi="Arial"/>
        </w:rPr>
        <w:commentReference w:id="30"/>
      </w:r>
      <w:r w:rsidR="00486FE9" w:rsidRPr="00590A7D">
        <w:rPr>
          <w:rFonts w:cs="Calibri"/>
          <w:szCs w:val="24"/>
        </w:rPr>
        <w:t>.</w:t>
      </w:r>
    </w:p>
    <w:p w14:paraId="514DB77D" w14:textId="7831C546" w:rsidR="002C5A03" w:rsidRPr="00590A7D" w:rsidRDefault="002C5A03" w:rsidP="00590A7D">
      <w:pPr>
        <w:pStyle w:val="OutHead2"/>
        <w:rPr>
          <w:rFonts w:cs="Calibri"/>
          <w:szCs w:val="24"/>
        </w:rPr>
      </w:pPr>
      <w:r w:rsidRPr="00590A7D">
        <w:rPr>
          <w:rFonts w:cs="Calibri"/>
          <w:b/>
          <w:bCs/>
          <w:szCs w:val="24"/>
        </w:rPr>
        <w:t>Payment Processing.</w:t>
      </w:r>
      <w:r w:rsidRPr="00590A7D">
        <w:rPr>
          <w:rFonts w:cs="Calibri"/>
          <w:szCs w:val="24"/>
        </w:rPr>
        <w:t xml:space="preserve"> Crest provides payment processing capabilities through its Services (</w:t>
      </w:r>
      <w:r w:rsidR="00394F12">
        <w:rPr>
          <w:rFonts w:cs="Calibri"/>
          <w:szCs w:val="24"/>
        </w:rPr>
        <w:t>“</w:t>
      </w:r>
      <w:r w:rsidRPr="00590A7D">
        <w:rPr>
          <w:rFonts w:cs="Calibri"/>
          <w:b/>
          <w:bCs/>
          <w:szCs w:val="24"/>
        </w:rPr>
        <w:t>Payment Processing Services</w:t>
      </w:r>
      <w:r w:rsidR="00394F12">
        <w:rPr>
          <w:rFonts w:cs="Calibri"/>
          <w:szCs w:val="24"/>
        </w:rPr>
        <w:t>”</w:t>
      </w:r>
      <w:r w:rsidRPr="00590A7D">
        <w:rPr>
          <w:rFonts w:cs="Calibri"/>
          <w:szCs w:val="24"/>
        </w:rPr>
        <w:t>). These services are delivered by third-party payment processing partners as Third</w:t>
      </w:r>
      <w:r w:rsidR="008C48CB">
        <w:rPr>
          <w:rFonts w:cs="Calibri"/>
          <w:szCs w:val="24"/>
        </w:rPr>
        <w:t>-</w:t>
      </w:r>
      <w:r w:rsidRPr="00590A7D">
        <w:rPr>
          <w:rFonts w:cs="Calibri"/>
          <w:szCs w:val="24"/>
        </w:rPr>
        <w:t xml:space="preserve">Party </w:t>
      </w:r>
      <w:r w:rsidR="00E137A6" w:rsidRPr="00590A7D">
        <w:rPr>
          <w:rFonts w:cs="Calibri"/>
          <w:szCs w:val="24"/>
        </w:rPr>
        <w:t>Services</w:t>
      </w:r>
      <w:r w:rsidRPr="00590A7D">
        <w:rPr>
          <w:rFonts w:cs="Calibri"/>
          <w:szCs w:val="24"/>
        </w:rPr>
        <w:t xml:space="preserve">, and any use by you or your Affiliates will be </w:t>
      </w:r>
      <w:r w:rsidRPr="00590A7D">
        <w:rPr>
          <w:rFonts w:cs="Calibri"/>
          <w:szCs w:val="24"/>
        </w:rPr>
        <w:lastRenderedPageBreak/>
        <w:t xml:space="preserve">governed by a separate merchant agreement exclusively between you (or your Affiliate) and the third-party processor. By using the Payment Processing Services, you and your Affiliates agree to comply with all terms and conditions of applicable merchant agreements, as well as all relevant card network rules, policies, </w:t>
      </w:r>
      <w:r w:rsidR="001F7F1A" w:rsidRPr="00590A7D">
        <w:rPr>
          <w:rFonts w:cs="Calibri"/>
          <w:szCs w:val="24"/>
        </w:rPr>
        <w:t>and applicable Laws</w:t>
      </w:r>
      <w:r w:rsidRPr="00590A7D">
        <w:rPr>
          <w:rFonts w:cs="Calibri"/>
          <w:szCs w:val="24"/>
        </w:rPr>
        <w:t xml:space="preserve"> throughout your use of such services. </w:t>
      </w:r>
    </w:p>
    <w:p w14:paraId="2D8517AB" w14:textId="4F7CA537" w:rsidR="002C5A03" w:rsidRPr="00590A7D" w:rsidRDefault="002C5A03" w:rsidP="00337EC8">
      <w:pPr>
        <w:pStyle w:val="OutHead3"/>
      </w:pPr>
      <w:r w:rsidRPr="00590A7D">
        <w:rPr>
          <w:b/>
          <w:bCs/>
        </w:rPr>
        <w:t>Stripe Payment Processing</w:t>
      </w:r>
      <w:r w:rsidRPr="00590A7D">
        <w:t>. At Crest’s sole discretion, you may be offered Payment Processing Services provided by Stripe (</w:t>
      </w:r>
      <w:r w:rsidR="00394F12">
        <w:t>“</w:t>
      </w:r>
      <w:r w:rsidRPr="00590A7D">
        <w:rPr>
          <w:b/>
          <w:bCs/>
        </w:rPr>
        <w:t>Crest Payments</w:t>
      </w:r>
      <w:r w:rsidR="00394F12">
        <w:t>”</w:t>
      </w:r>
      <w:r w:rsidRPr="00590A7D">
        <w:t xml:space="preserve">). Crest Payments are subject to the </w:t>
      </w:r>
      <w:commentRangeStart w:id="31"/>
      <w:r>
        <w:fldChar w:fldCharType="begin"/>
      </w:r>
      <w:r>
        <w:instrText>HYPERLINK "https://stripe.com/connect-account/legal" \t "_blank"</w:instrText>
      </w:r>
      <w:r>
        <w:fldChar w:fldCharType="separate"/>
      </w:r>
      <w:r w:rsidRPr="00590A7D">
        <w:rPr>
          <w:b/>
          <w:bCs/>
          <w:u w:val="single"/>
        </w:rPr>
        <w:t>Stripe Connected Account Agreement</w:t>
      </w:r>
      <w:r>
        <w:fldChar w:fldCharType="end"/>
      </w:r>
      <w:r w:rsidRPr="00590A7D">
        <w:t>,</w:t>
      </w:r>
      <w:commentRangeEnd w:id="31"/>
      <w:r w:rsidR="009842DB">
        <w:rPr>
          <w:rStyle w:val="CommentReference"/>
          <w:rFonts w:ascii="Arial" w:hAnsi="Arial"/>
        </w:rPr>
        <w:commentReference w:id="31"/>
      </w:r>
      <w:r w:rsidRPr="00590A7D">
        <w:t xml:space="preserve"> which includes the </w:t>
      </w:r>
      <w:commentRangeStart w:id="32"/>
      <w:r>
        <w:fldChar w:fldCharType="begin"/>
      </w:r>
      <w:r>
        <w:instrText>HYPERLINK "https://stripe.com/legal" \t "_blank"</w:instrText>
      </w:r>
      <w:r>
        <w:fldChar w:fldCharType="separate"/>
      </w:r>
      <w:r w:rsidRPr="00590A7D">
        <w:rPr>
          <w:b/>
          <w:bCs/>
          <w:u w:val="single"/>
        </w:rPr>
        <w:t>Stripe Terms of Service</w:t>
      </w:r>
      <w:r>
        <w:fldChar w:fldCharType="end"/>
      </w:r>
      <w:r w:rsidRPr="00590A7D">
        <w:t xml:space="preserve"> </w:t>
      </w:r>
      <w:commentRangeEnd w:id="32"/>
      <w:r w:rsidR="009842DB">
        <w:rPr>
          <w:rStyle w:val="CommentReference"/>
          <w:rFonts w:ascii="Arial" w:hAnsi="Arial"/>
        </w:rPr>
        <w:commentReference w:id="32"/>
      </w:r>
      <w:r w:rsidRPr="00590A7D">
        <w:t xml:space="preserve">(collectively, the </w:t>
      </w:r>
      <w:r w:rsidR="00394F12">
        <w:t>“</w:t>
      </w:r>
      <w:r w:rsidRPr="00D50732">
        <w:rPr>
          <w:b/>
          <w:bCs/>
        </w:rPr>
        <w:t>Stripe Services Agreement</w:t>
      </w:r>
      <w:r w:rsidR="00394F12">
        <w:t>”</w:t>
      </w:r>
      <w:r w:rsidRPr="00590A7D">
        <w:t xml:space="preserve">) and subject to certain fees and surcharges communicated to you during the enrollment process and as may be updated by Crest from time to time. By enrolling in Crest Payments, you agree to be bound by the Stripe Services Agreement, as the same may be modified by Stripe from time to time. As a condition of Crest enabling Payment Processing Services through Stripe, you agree to provide Crest accurate and complete information about you and your business, and you authorize Crest to share it and transaction information related to your use of the Payment Processing Services provided by Stripe pursuant to our </w:t>
      </w:r>
      <w:commentRangeStart w:id="33"/>
      <w:r w:rsidR="008C48CB" w:rsidRPr="00590A7D">
        <w:rPr>
          <w:b/>
          <w:bCs/>
          <w:u w:val="single"/>
        </w:rPr>
        <w:t>Privacy Policy</w:t>
      </w:r>
      <w:commentRangeEnd w:id="33"/>
      <w:r w:rsidR="009842DB">
        <w:rPr>
          <w:rStyle w:val="CommentReference"/>
          <w:rFonts w:ascii="Arial" w:hAnsi="Arial"/>
        </w:rPr>
        <w:commentReference w:id="33"/>
      </w:r>
      <w:r w:rsidRPr="00590A7D">
        <w:t xml:space="preserve">. To the extent permitted by law, we may collect any obligations you owe </w:t>
      </w:r>
      <w:r w:rsidR="00E341ED" w:rsidRPr="00590A7D">
        <w:t>Crest</w:t>
      </w:r>
      <w:r w:rsidRPr="00590A7D">
        <w:t xml:space="preserve"> under this Agreement by deducting the corresponding amounts from funds payable to you arising from the settlement of card transactions through Crest Payments. Fees will be assessed at the time a transaction is processed and will be first deducted from the funds received for such transactions. If the settlement amounts are not sufficient to meet your obligations to </w:t>
      </w:r>
      <w:r w:rsidR="00E341ED" w:rsidRPr="00590A7D">
        <w:t>Crest</w:t>
      </w:r>
      <w:r w:rsidRPr="00590A7D">
        <w:t xml:space="preserve">, we may charge or debit the bank account or credit card registered in your account for any amounts owed to </w:t>
      </w:r>
      <w:r w:rsidR="00E341ED" w:rsidRPr="00590A7D">
        <w:t>Crest</w:t>
      </w:r>
      <w:r w:rsidRPr="00590A7D">
        <w:t xml:space="preserve">. Your failure to fully pay amounts that you owe </w:t>
      </w:r>
      <w:r w:rsidR="00E341ED" w:rsidRPr="00590A7D">
        <w:t>Crest</w:t>
      </w:r>
      <w:r w:rsidRPr="00590A7D">
        <w:t xml:space="preserve"> on demand will be a breach of this Agreement. You will be liable for our costs associated with collection in addition to the amount owed, including without limitation attorneys’ fees and expenses, costs of any arbitration or court proceeding, collection agency fees, and any applicable interest. Additionally, we may require a personal guaranty from a principal of a business for funds owed under this Agreement. If we require a personal guarantee we will specifically inform you. In addition to the amount due, delinquent accounts may be charged with fees that are incidental to the collection of delinquent accounts and chargebacks including, but not limited to, collection fees and convenience fees and other third parties charges. You hereby explicitly agree that all communication in relation to delinquent accounts will be made by electronic mail or by phone, as provided to Crest by you. Such communication may be made by Crest or by anyone on its behalf, including but not limited to a third party collection agent.</w:t>
      </w:r>
    </w:p>
    <w:p w14:paraId="65E9CC1E" w14:textId="219492F8" w:rsidR="002C5A03" w:rsidRPr="00590A7D" w:rsidRDefault="002C5A03" w:rsidP="00337EC8">
      <w:pPr>
        <w:pStyle w:val="OutHead2"/>
      </w:pPr>
      <w:r w:rsidRPr="004A1C61">
        <w:rPr>
          <w:b/>
          <w:bCs/>
        </w:rPr>
        <w:t>Special Pricing</w:t>
      </w:r>
      <w:r w:rsidRPr="00590A7D">
        <w:t>.</w:t>
      </w:r>
      <w:r w:rsidR="00394F12">
        <w:t xml:space="preserve"> </w:t>
      </w:r>
      <w:r w:rsidRPr="00590A7D">
        <w:t>Crest may provide special pricing, credits, or discounts to you or your Affiliates for the Services, subject to the timely procurement and ongoing substantial use of the Payment Processing Services and/or Crest Payments. Should you or your Affiliate discontinue use of the Payment Processing Services and/or Crest Payments, Crest reserves the right, at its sole discretion, to withdraw any special pricing, credits, or discounts previously applied to the Services.</w:t>
      </w:r>
    </w:p>
    <w:p w14:paraId="19DA6B9F" w14:textId="72C4A106" w:rsidR="005F3376" w:rsidRDefault="00683EB9" w:rsidP="00590A7D">
      <w:pPr>
        <w:pStyle w:val="OutHead2"/>
        <w:rPr>
          <w:rFonts w:cs="Calibri"/>
          <w:szCs w:val="24"/>
        </w:rPr>
      </w:pPr>
      <w:bookmarkStart w:id="34" w:name="_Hlk210226089"/>
      <w:r>
        <w:rPr>
          <w:rFonts w:cs="Calibri"/>
          <w:b/>
          <w:bCs/>
          <w:szCs w:val="24"/>
        </w:rPr>
        <w:lastRenderedPageBreak/>
        <w:t>Updates</w:t>
      </w:r>
      <w:r w:rsidR="00AA6B30" w:rsidRPr="00590A7D">
        <w:rPr>
          <w:rFonts w:cs="Calibri"/>
          <w:b/>
          <w:bCs/>
          <w:szCs w:val="24"/>
        </w:rPr>
        <w:t xml:space="preserve">. </w:t>
      </w:r>
      <w:bookmarkStart w:id="35" w:name="_Hlk210830808"/>
      <w:r w:rsidR="00C556EC" w:rsidRPr="00590A7D">
        <w:rPr>
          <w:rFonts w:cs="Calibri"/>
          <w:szCs w:val="24"/>
        </w:rPr>
        <w:t xml:space="preserve">You will be entitled to download generally available updates to the </w:t>
      </w:r>
      <w:r w:rsidR="00F411F3">
        <w:rPr>
          <w:rFonts w:cs="Calibri"/>
          <w:szCs w:val="24"/>
        </w:rPr>
        <w:t>Software Service</w:t>
      </w:r>
      <w:r w:rsidR="00C556EC" w:rsidRPr="00590A7D">
        <w:rPr>
          <w:rFonts w:cs="Calibri"/>
          <w:szCs w:val="24"/>
        </w:rPr>
        <w:t xml:space="preserve">, subject to any additional terms </w:t>
      </w:r>
      <w:r w:rsidR="00043B95">
        <w:rPr>
          <w:rFonts w:cs="Calibri"/>
          <w:szCs w:val="24"/>
        </w:rPr>
        <w:t xml:space="preserve">that may be </w:t>
      </w:r>
      <w:r>
        <w:rPr>
          <w:rFonts w:cs="Calibri"/>
          <w:szCs w:val="24"/>
        </w:rPr>
        <w:t>presented</w:t>
      </w:r>
      <w:r w:rsidR="00C556EC" w:rsidRPr="00590A7D">
        <w:rPr>
          <w:rFonts w:cs="Calibri"/>
          <w:szCs w:val="24"/>
        </w:rPr>
        <w:t xml:space="preserve"> to you when Crest makes these updates available. You may be required to accept updates to the </w:t>
      </w:r>
      <w:r w:rsidR="00140442">
        <w:rPr>
          <w:rFonts w:cs="Calibri"/>
          <w:szCs w:val="24"/>
        </w:rPr>
        <w:t>Services</w:t>
      </w:r>
      <w:r w:rsidR="00C556EC" w:rsidRPr="00590A7D">
        <w:rPr>
          <w:rFonts w:cs="Calibri"/>
          <w:szCs w:val="24"/>
        </w:rPr>
        <w:t xml:space="preserve"> in order to continue to use the </w:t>
      </w:r>
      <w:r w:rsidR="00140442">
        <w:rPr>
          <w:rFonts w:cs="Calibri"/>
          <w:szCs w:val="24"/>
        </w:rPr>
        <w:t>Services</w:t>
      </w:r>
      <w:bookmarkEnd w:id="35"/>
      <w:r w:rsidR="00AA6B30" w:rsidRPr="00590A7D">
        <w:rPr>
          <w:rFonts w:cs="Calibri"/>
          <w:szCs w:val="24"/>
        </w:rPr>
        <w:t xml:space="preserve">. </w:t>
      </w:r>
    </w:p>
    <w:p w14:paraId="3B22310B" w14:textId="093766B0" w:rsidR="00AA6B30" w:rsidRPr="00590A7D" w:rsidRDefault="00AA6B30" w:rsidP="00590A7D">
      <w:pPr>
        <w:pStyle w:val="OutHead2"/>
        <w:rPr>
          <w:rFonts w:cs="Calibri"/>
          <w:szCs w:val="24"/>
        </w:rPr>
      </w:pPr>
      <w:bookmarkStart w:id="36" w:name="_Hlk210998874"/>
      <w:r w:rsidRPr="005F3376">
        <w:rPr>
          <w:rFonts w:cs="Calibri"/>
          <w:b/>
          <w:bCs/>
          <w:szCs w:val="24"/>
        </w:rPr>
        <w:t>Software Changes</w:t>
      </w:r>
      <w:r w:rsidRPr="00590A7D">
        <w:rPr>
          <w:rFonts w:cs="Calibri"/>
          <w:szCs w:val="24"/>
        </w:rPr>
        <w:t xml:space="preserve">. For software changes, some changes may occur automatically, while others may require you to schedule or implement the changes. You agree, where required, to promptly upgrade your software and/or devices in order to make efficient use of the </w:t>
      </w:r>
      <w:r w:rsidR="00C556EC" w:rsidRPr="00590A7D">
        <w:rPr>
          <w:rFonts w:cs="Calibri"/>
          <w:szCs w:val="24"/>
        </w:rPr>
        <w:t>Services</w:t>
      </w:r>
      <w:r w:rsidRPr="00590A7D">
        <w:rPr>
          <w:rFonts w:cs="Calibri"/>
          <w:szCs w:val="24"/>
        </w:rPr>
        <w:t>. If we make any material changes to the Services, we</w:t>
      </w:r>
      <w:r w:rsidR="005E77F3">
        <w:rPr>
          <w:rFonts w:cs="Calibri"/>
          <w:szCs w:val="24"/>
        </w:rPr>
        <w:t xml:space="preserve"> may </w:t>
      </w:r>
      <w:r w:rsidRPr="00590A7D">
        <w:rPr>
          <w:rFonts w:cs="Calibri"/>
          <w:szCs w:val="24"/>
        </w:rPr>
        <w:t>use commercially reasonable efforts to notify you within the Software Service, by sending you an email or other commercially reasonable methods. Notwithstanding the foregoing, we have no obligation to update or enhance any Services or to produce or release new versions of any Services.</w:t>
      </w:r>
      <w:bookmarkEnd w:id="34"/>
      <w:r w:rsidR="00C556EC" w:rsidRPr="00590A7D">
        <w:rPr>
          <w:rFonts w:cs="Calibri"/>
          <w:szCs w:val="24"/>
        </w:rPr>
        <w:t xml:space="preserve"> </w:t>
      </w:r>
    </w:p>
    <w:bookmarkEnd w:id="36"/>
    <w:p w14:paraId="48C55238" w14:textId="6277FC7E" w:rsidR="004C56D0" w:rsidRPr="00590A7D" w:rsidRDefault="004C56D0" w:rsidP="00353FB8">
      <w:pPr>
        <w:pStyle w:val="OutHead1"/>
      </w:pPr>
      <w:r w:rsidRPr="00590A7D">
        <w:t>Your Responsibilities</w:t>
      </w:r>
    </w:p>
    <w:p w14:paraId="1A277F3A" w14:textId="1758E556" w:rsidR="008D23F9" w:rsidRPr="00590A7D" w:rsidRDefault="008D23F9" w:rsidP="00590A7D">
      <w:pPr>
        <w:pStyle w:val="OutHead2"/>
        <w:rPr>
          <w:rFonts w:cs="Calibri"/>
          <w:szCs w:val="24"/>
        </w:rPr>
      </w:pPr>
      <w:r w:rsidRPr="00590A7D">
        <w:rPr>
          <w:rFonts w:cs="Calibri"/>
          <w:b/>
          <w:bCs/>
          <w:szCs w:val="24"/>
        </w:rPr>
        <w:t>Accuracy of Your Account Information.</w:t>
      </w:r>
      <w:r w:rsidRPr="00590A7D">
        <w:rPr>
          <w:rFonts w:cs="Calibri"/>
          <w:szCs w:val="24"/>
        </w:rPr>
        <w:t xml:space="preserve"> </w:t>
      </w:r>
      <w:r w:rsidR="00E63242" w:rsidRPr="008B6DFC">
        <w:rPr>
          <w:rFonts w:cs="Calibri"/>
          <w:szCs w:val="24"/>
        </w:rPr>
        <w:t xml:space="preserve">To </w:t>
      </w:r>
      <w:r w:rsidR="00E63242">
        <w:rPr>
          <w:rFonts w:cs="Calibri"/>
          <w:szCs w:val="24"/>
        </w:rPr>
        <w:t>use the Services</w:t>
      </w:r>
      <w:r w:rsidR="00E63242" w:rsidRPr="008B6DFC">
        <w:rPr>
          <w:rFonts w:cs="Calibri"/>
          <w:szCs w:val="24"/>
        </w:rPr>
        <w:t xml:space="preserve">, you must complete the registration and open an account within the </w:t>
      </w:r>
      <w:r w:rsidR="00216D90">
        <w:rPr>
          <w:rFonts w:cs="Calibri"/>
          <w:szCs w:val="24"/>
        </w:rPr>
        <w:t>Services</w:t>
      </w:r>
      <w:r w:rsidR="00E63242" w:rsidRPr="008B6DFC">
        <w:rPr>
          <w:rFonts w:cs="Calibri"/>
          <w:szCs w:val="24"/>
        </w:rPr>
        <w:t xml:space="preserve"> (“</w:t>
      </w:r>
      <w:r w:rsidR="00E63242" w:rsidRPr="008B6DFC">
        <w:rPr>
          <w:rFonts w:cs="Calibri"/>
          <w:b/>
          <w:bCs/>
          <w:szCs w:val="24"/>
        </w:rPr>
        <w:t>Crest Account</w:t>
      </w:r>
      <w:r w:rsidR="00E63242" w:rsidRPr="008B6DFC">
        <w:rPr>
          <w:rFonts w:cs="Calibri"/>
          <w:szCs w:val="24"/>
        </w:rPr>
        <w:t xml:space="preserve">”). </w:t>
      </w:r>
      <w:r w:rsidR="00E63242" w:rsidRPr="008B6DFC">
        <w:rPr>
          <w:rFonts w:cs="Calibri"/>
          <w:bCs/>
          <w:szCs w:val="24"/>
        </w:rPr>
        <w:t>You must provide Crest with complete and accurate account information, including your legal company name, street address, e-mail address, and such other information as may be requested by Crest (collectively, “</w:t>
      </w:r>
      <w:r w:rsidR="00E63242" w:rsidRPr="008B6DFC">
        <w:rPr>
          <w:rFonts w:cs="Calibri"/>
          <w:b/>
          <w:szCs w:val="24"/>
        </w:rPr>
        <w:t>Account Information</w:t>
      </w:r>
      <w:r w:rsidR="00E63242" w:rsidRPr="008B6DFC">
        <w:rPr>
          <w:rFonts w:cs="Calibri"/>
          <w:bCs/>
          <w:szCs w:val="24"/>
        </w:rPr>
        <w:t>”). You are responsible for the accuracy and timely updating of Account Information, and you agree to promptly notify Crest in writing if any Account Information changes. You agree that Crest has no responsibility or liability whatsoever for any loss or damages caused, either directly or indirectly, by inaccurate Account Information.</w:t>
      </w:r>
      <w:r w:rsidR="00E63242" w:rsidRPr="008B6DFC">
        <w:rPr>
          <w:rFonts w:cs="Calibri"/>
          <w:szCs w:val="24"/>
        </w:rPr>
        <w:t xml:space="preserve"> Your Crest Account is non-transferrable and may not be sold, combined or otherwise shared with any third party. We reserve the right to suspend or terminate your Crest Account if you provide inaccurate, untrue, or incomplete information or if you attempt to use your Crest Account to engage in illegal or unethical activities</w:t>
      </w:r>
      <w:r w:rsidR="00E63242">
        <w:rPr>
          <w:rFonts w:cs="Calibri"/>
          <w:szCs w:val="24"/>
        </w:rPr>
        <w:t>.</w:t>
      </w:r>
    </w:p>
    <w:p w14:paraId="451AEC31" w14:textId="77777777" w:rsidR="0004182E" w:rsidRPr="00590A7D" w:rsidRDefault="0004182E" w:rsidP="00590A7D">
      <w:pPr>
        <w:pStyle w:val="OutHead2"/>
        <w:rPr>
          <w:rFonts w:cs="Calibri"/>
          <w:szCs w:val="24"/>
        </w:rPr>
      </w:pPr>
      <w:bookmarkStart w:id="37" w:name="_Hlk210222814"/>
      <w:bookmarkStart w:id="38" w:name="_Hlk210222455"/>
      <w:r w:rsidRPr="00590A7D">
        <w:rPr>
          <w:rFonts w:cs="Calibri"/>
          <w:b/>
          <w:bCs/>
          <w:szCs w:val="24"/>
        </w:rPr>
        <w:t>User Names and Passwords.</w:t>
      </w:r>
      <w:r w:rsidRPr="00590A7D">
        <w:rPr>
          <w:rFonts w:cs="Calibri"/>
          <w:szCs w:val="24"/>
        </w:rPr>
        <w:t xml:space="preserve"> Crest may reject or require that you change any user name or password under your account. User names and passwords are for internal business use only and may not be shared with any third party, including any competitor of Crest. You, and not Crest, are responsible for any use or misuse of user names or passwords associated with your account.</w:t>
      </w:r>
    </w:p>
    <w:bookmarkEnd w:id="37"/>
    <w:p w14:paraId="54EFF8AC" w14:textId="60B3545A" w:rsidR="004C56D0" w:rsidRPr="00590A7D" w:rsidRDefault="008D23F9" w:rsidP="00590A7D">
      <w:pPr>
        <w:pStyle w:val="OutHead2"/>
        <w:rPr>
          <w:rFonts w:cs="Calibri"/>
          <w:szCs w:val="24"/>
        </w:rPr>
      </w:pPr>
      <w:r w:rsidRPr="00590A7D">
        <w:rPr>
          <w:rFonts w:cs="Calibri"/>
          <w:b/>
          <w:bCs/>
          <w:szCs w:val="24"/>
        </w:rPr>
        <w:t>Responsibility for Your Account</w:t>
      </w:r>
      <w:r w:rsidR="004C56D0" w:rsidRPr="00590A7D">
        <w:rPr>
          <w:rFonts w:cs="Calibri"/>
          <w:b/>
          <w:bCs/>
          <w:szCs w:val="24"/>
        </w:rPr>
        <w:t>.</w:t>
      </w:r>
      <w:r w:rsidR="00B206DC" w:rsidRPr="00590A7D">
        <w:rPr>
          <w:rFonts w:cs="Calibri"/>
          <w:szCs w:val="24"/>
        </w:rPr>
        <w:t xml:space="preserve"> </w:t>
      </w:r>
      <w:r w:rsidR="004C56D0" w:rsidRPr="00590A7D">
        <w:rPr>
          <w:rFonts w:cs="Calibri"/>
          <w:szCs w:val="24"/>
        </w:rPr>
        <w:t xml:space="preserve">You are responsible for all activity occurring under or relating to your account, including, but not limited to, </w:t>
      </w:r>
      <w:r w:rsidR="00D36485" w:rsidRPr="00590A7D">
        <w:rPr>
          <w:rFonts w:cs="Calibri"/>
          <w:szCs w:val="24"/>
        </w:rPr>
        <w:t xml:space="preserve">those activities of </w:t>
      </w:r>
      <w:r w:rsidR="004C56D0" w:rsidRPr="00590A7D">
        <w:rPr>
          <w:rFonts w:cs="Calibri"/>
          <w:szCs w:val="24"/>
        </w:rPr>
        <w:t xml:space="preserve">your employees, </w:t>
      </w:r>
      <w:r w:rsidR="00035D72" w:rsidRPr="00590A7D">
        <w:rPr>
          <w:rFonts w:cs="Calibri"/>
          <w:szCs w:val="24"/>
        </w:rPr>
        <w:t>c</w:t>
      </w:r>
      <w:r w:rsidR="004C56D0" w:rsidRPr="00590A7D">
        <w:rPr>
          <w:rFonts w:cs="Calibri"/>
          <w:szCs w:val="24"/>
        </w:rPr>
        <w:t xml:space="preserve">onsultants, advisors, and </w:t>
      </w:r>
      <w:r w:rsidR="00035D72" w:rsidRPr="00590A7D">
        <w:rPr>
          <w:rFonts w:cs="Calibri"/>
          <w:szCs w:val="24"/>
        </w:rPr>
        <w:t>Affiliates</w:t>
      </w:r>
      <w:r w:rsidR="004C56D0" w:rsidRPr="00590A7D">
        <w:rPr>
          <w:rFonts w:cs="Calibri"/>
          <w:szCs w:val="24"/>
        </w:rPr>
        <w:t xml:space="preserve">. You will ensure that </w:t>
      </w:r>
      <w:r w:rsidR="00D36485" w:rsidRPr="00590A7D">
        <w:rPr>
          <w:rFonts w:cs="Calibri"/>
          <w:szCs w:val="24"/>
        </w:rPr>
        <w:t>the foregoing</w:t>
      </w:r>
      <w:r w:rsidR="004C56D0" w:rsidRPr="00590A7D">
        <w:rPr>
          <w:rFonts w:cs="Calibri"/>
          <w:szCs w:val="24"/>
        </w:rPr>
        <w:t xml:space="preserve"> comply with relevant provisions of this Agreement, including any Supplemental Terms and policies provided or made available by </w:t>
      </w:r>
      <w:r w:rsidR="00490F81" w:rsidRPr="00590A7D">
        <w:rPr>
          <w:rFonts w:cs="Calibri"/>
          <w:szCs w:val="24"/>
        </w:rPr>
        <w:t>Crest</w:t>
      </w:r>
      <w:r w:rsidR="004C56D0" w:rsidRPr="00590A7D">
        <w:rPr>
          <w:rFonts w:cs="Calibri"/>
          <w:szCs w:val="24"/>
        </w:rPr>
        <w:t xml:space="preserve">, and any applicable </w:t>
      </w:r>
      <w:r w:rsidR="00785C35" w:rsidRPr="00590A7D">
        <w:rPr>
          <w:rFonts w:cs="Calibri"/>
          <w:szCs w:val="24"/>
        </w:rPr>
        <w:t>Laws</w:t>
      </w:r>
      <w:r w:rsidR="004C56D0" w:rsidRPr="00590A7D">
        <w:rPr>
          <w:rFonts w:cs="Calibri"/>
          <w:szCs w:val="24"/>
        </w:rPr>
        <w:t xml:space="preserve">, including those related to data privacy and </w:t>
      </w:r>
      <w:r w:rsidR="00D36485" w:rsidRPr="00590A7D">
        <w:rPr>
          <w:rFonts w:cs="Calibri"/>
          <w:szCs w:val="24"/>
        </w:rPr>
        <w:t>animal health care</w:t>
      </w:r>
      <w:r w:rsidR="004C56D0" w:rsidRPr="00590A7D">
        <w:rPr>
          <w:rFonts w:cs="Calibri"/>
          <w:szCs w:val="24"/>
        </w:rPr>
        <w:t xml:space="preserve">, at all times while using the Services. Any reference in this Agreement to your </w:t>
      </w:r>
      <w:r w:rsidR="00394F12">
        <w:rPr>
          <w:rFonts w:cs="Calibri"/>
          <w:szCs w:val="24"/>
        </w:rPr>
        <w:t>“</w:t>
      </w:r>
      <w:r w:rsidR="004C56D0" w:rsidRPr="00D50732">
        <w:rPr>
          <w:rFonts w:cs="Calibri"/>
          <w:b/>
          <w:bCs/>
          <w:szCs w:val="24"/>
        </w:rPr>
        <w:t>access</w:t>
      </w:r>
      <w:r w:rsidR="00394F12">
        <w:rPr>
          <w:rFonts w:cs="Calibri"/>
          <w:szCs w:val="24"/>
        </w:rPr>
        <w:t>”</w:t>
      </w:r>
      <w:r w:rsidR="004C56D0" w:rsidRPr="00590A7D">
        <w:rPr>
          <w:rFonts w:cs="Calibri"/>
          <w:szCs w:val="24"/>
        </w:rPr>
        <w:t xml:space="preserve"> or </w:t>
      </w:r>
      <w:r w:rsidR="00394F12">
        <w:rPr>
          <w:rFonts w:cs="Calibri"/>
          <w:szCs w:val="24"/>
        </w:rPr>
        <w:t>“</w:t>
      </w:r>
      <w:r w:rsidR="004C56D0" w:rsidRPr="00D50732">
        <w:rPr>
          <w:rFonts w:cs="Calibri"/>
          <w:b/>
          <w:bCs/>
          <w:szCs w:val="24"/>
        </w:rPr>
        <w:t>use</w:t>
      </w:r>
      <w:r w:rsidR="00394F12">
        <w:rPr>
          <w:rFonts w:cs="Calibri"/>
          <w:szCs w:val="24"/>
        </w:rPr>
        <w:t>”</w:t>
      </w:r>
      <w:r w:rsidR="004C56D0" w:rsidRPr="00590A7D">
        <w:rPr>
          <w:rFonts w:cs="Calibri"/>
          <w:szCs w:val="24"/>
        </w:rPr>
        <w:t xml:space="preserve"> of Services (or similar phrase) is deemed to include access or use, as appropriate, by Affiliates and</w:t>
      </w:r>
      <w:r w:rsidR="00D36485" w:rsidRPr="00590A7D">
        <w:rPr>
          <w:rFonts w:cs="Calibri"/>
          <w:szCs w:val="24"/>
        </w:rPr>
        <w:t xml:space="preserve"> your</w:t>
      </w:r>
      <w:r w:rsidR="004C56D0" w:rsidRPr="00590A7D">
        <w:rPr>
          <w:rFonts w:cs="Calibri"/>
          <w:szCs w:val="24"/>
        </w:rPr>
        <w:t xml:space="preserve"> End Users, and any act or omission of an Affiliate or </w:t>
      </w:r>
      <w:r w:rsidR="00D36485" w:rsidRPr="00590A7D">
        <w:rPr>
          <w:rFonts w:cs="Calibri"/>
          <w:szCs w:val="24"/>
        </w:rPr>
        <w:t xml:space="preserve">your </w:t>
      </w:r>
      <w:r w:rsidR="004C56D0" w:rsidRPr="00590A7D">
        <w:rPr>
          <w:rFonts w:cs="Calibri"/>
          <w:szCs w:val="24"/>
        </w:rPr>
        <w:t>End User</w:t>
      </w:r>
      <w:r w:rsidR="00D36485" w:rsidRPr="00590A7D">
        <w:rPr>
          <w:rFonts w:cs="Calibri"/>
          <w:szCs w:val="24"/>
        </w:rPr>
        <w:t>s</w:t>
      </w:r>
      <w:r w:rsidR="004C56D0" w:rsidRPr="00590A7D">
        <w:rPr>
          <w:rFonts w:cs="Calibri"/>
          <w:szCs w:val="24"/>
        </w:rPr>
        <w:t xml:space="preserve"> that does not comply with this Agreement will be deemed a breach of this Agreement by you. You are also responsible for ensuring that you have the appropriate rights to interact </w:t>
      </w:r>
      <w:r w:rsidR="00D36485" w:rsidRPr="00590A7D">
        <w:rPr>
          <w:rFonts w:cs="Calibri"/>
          <w:szCs w:val="24"/>
        </w:rPr>
        <w:t xml:space="preserve">with </w:t>
      </w:r>
      <w:r w:rsidR="004C56D0" w:rsidRPr="00590A7D">
        <w:rPr>
          <w:rFonts w:cs="Calibri"/>
          <w:szCs w:val="24"/>
        </w:rPr>
        <w:lastRenderedPageBreak/>
        <w:t xml:space="preserve">or contact End Users through the Services, as applicable, in accordance with applicable </w:t>
      </w:r>
      <w:r w:rsidR="004D19B8" w:rsidRPr="00590A7D">
        <w:rPr>
          <w:rFonts w:cs="Calibri"/>
          <w:szCs w:val="24"/>
        </w:rPr>
        <w:t>L</w:t>
      </w:r>
      <w:r w:rsidR="004C56D0" w:rsidRPr="00590A7D">
        <w:rPr>
          <w:rFonts w:cs="Calibri"/>
          <w:szCs w:val="24"/>
        </w:rPr>
        <w:t>aws</w:t>
      </w:r>
      <w:bookmarkEnd w:id="38"/>
      <w:r w:rsidR="004C56D0" w:rsidRPr="00590A7D">
        <w:rPr>
          <w:rFonts w:cs="Calibri"/>
          <w:szCs w:val="24"/>
        </w:rPr>
        <w:t>.</w:t>
      </w:r>
    </w:p>
    <w:p w14:paraId="3E0715C9" w14:textId="29F62DF4" w:rsidR="00E341ED" w:rsidRPr="00590A7D" w:rsidRDefault="00E341ED" w:rsidP="00590A7D">
      <w:pPr>
        <w:pStyle w:val="OutHead2"/>
        <w:rPr>
          <w:rFonts w:cs="Calibri"/>
          <w:szCs w:val="24"/>
        </w:rPr>
      </w:pPr>
      <w:bookmarkStart w:id="39" w:name="_Hlk210222264"/>
      <w:r w:rsidRPr="00590A7D">
        <w:rPr>
          <w:rFonts w:cs="Calibri"/>
          <w:b/>
          <w:bCs/>
          <w:szCs w:val="24"/>
        </w:rPr>
        <w:t>Compliance with Laws.</w:t>
      </w:r>
      <w:r w:rsidRPr="00590A7D">
        <w:rPr>
          <w:rFonts w:cs="Calibri"/>
          <w:szCs w:val="24"/>
        </w:rPr>
        <w:t xml:space="preserve"> The Services may only be used in accordance with, and you are solely responsible for complying with, all Laws that may apply to your or your End Users</w:t>
      </w:r>
      <w:r w:rsidR="005E77F3">
        <w:rPr>
          <w:rFonts w:cs="Calibri"/>
          <w:szCs w:val="24"/>
        </w:rPr>
        <w:t>’</w:t>
      </w:r>
      <w:r w:rsidRPr="00590A7D">
        <w:rPr>
          <w:rFonts w:cs="Calibri"/>
          <w:szCs w:val="24"/>
        </w:rPr>
        <w:t xml:space="preserve"> use of the Services. You are responsible for managing and controlling your End Users</w:t>
      </w:r>
      <w:r w:rsidR="000E7309">
        <w:rPr>
          <w:rFonts w:cs="Calibri"/>
          <w:szCs w:val="24"/>
        </w:rPr>
        <w:t>’</w:t>
      </w:r>
      <w:r w:rsidRPr="00590A7D">
        <w:rPr>
          <w:rFonts w:cs="Calibri"/>
          <w:szCs w:val="24"/>
        </w:rPr>
        <w:t xml:space="preserve"> data in the Services, including any necessary consents that you are required to obtain from your End Users to use their personal information, access their data and market your services to them. </w:t>
      </w:r>
    </w:p>
    <w:p w14:paraId="461A8451" w14:textId="5D817E83" w:rsidR="00527037" w:rsidRPr="004966C1" w:rsidRDefault="00527037" w:rsidP="00527037">
      <w:pPr>
        <w:pStyle w:val="OutHead2"/>
        <w:rPr>
          <w:rFonts w:cs="Calibri"/>
          <w:szCs w:val="24"/>
        </w:rPr>
      </w:pPr>
      <w:bookmarkStart w:id="40" w:name="_Hlk210222318"/>
      <w:bookmarkEnd w:id="39"/>
      <w:r w:rsidRPr="00527037">
        <w:rPr>
          <w:rFonts w:cs="Calibri"/>
          <w:b/>
          <w:bCs/>
          <w:szCs w:val="24"/>
        </w:rPr>
        <w:t xml:space="preserve">Compliance with Telemarketing Laws and Industry </w:t>
      </w:r>
      <w:r w:rsidRPr="004966C1">
        <w:rPr>
          <w:rFonts w:cs="Calibri"/>
          <w:b/>
          <w:bCs/>
          <w:szCs w:val="24"/>
        </w:rPr>
        <w:t>Standards</w:t>
      </w:r>
      <w:r w:rsidRPr="004966C1">
        <w:rPr>
          <w:rFonts w:cs="Calibri"/>
          <w:szCs w:val="24"/>
        </w:rPr>
        <w:t xml:space="preserve">. To the extent you use the Services to place SMS/MMS text messages to any users of your services including End Users, you agree to comply with all federal and state laws imposed on the sending of informational and marketing SMS/MMS text messages, including, but not limited to, the Telephone Consumer Protection Act, 47 U.S.C. § 227, et seq., and all implementing rules, orders, and regulations, 47 C.F.R. § 64.1200, et seq. (“TCPA”), the Telemarketing Sales Rule, 15 U.S.C. § 6102, et seq., and all implementing rules, orders, and regulations, 16 C.F.R. Part 300 (“TSR”), and all state and local equivalents of the TCPA and TSR, including those requirements regarding obtaining prior express written consent before placing SMS/MMS text messages, when necessary. You also agree to maintain terms and conditions and a privacy policy for those </w:t>
      </w:r>
      <w:r w:rsidR="0015656E" w:rsidRPr="004966C1">
        <w:rPr>
          <w:rFonts w:cs="Calibri"/>
          <w:szCs w:val="24"/>
        </w:rPr>
        <w:t xml:space="preserve">users </w:t>
      </w:r>
      <w:r w:rsidRPr="004966C1">
        <w:rPr>
          <w:rFonts w:cs="Calibri"/>
          <w:szCs w:val="24"/>
        </w:rPr>
        <w:t xml:space="preserve">subscribing to receive any SMS/MMS messages you send via the Services that include, at a minimum the following provisions: (1) an express representation and warranty that the </w:t>
      </w:r>
      <w:r w:rsidR="0015656E" w:rsidRPr="004966C1">
        <w:rPr>
          <w:rFonts w:cs="Calibri"/>
          <w:szCs w:val="24"/>
        </w:rPr>
        <w:t>user</w:t>
      </w:r>
      <w:r w:rsidRPr="004966C1">
        <w:rPr>
          <w:rFonts w:cs="Calibri"/>
          <w:szCs w:val="24"/>
        </w:rPr>
        <w:t xml:space="preserve"> is supplying his/her phone number, and not someone else’s, to you, and that the </w:t>
      </w:r>
      <w:r w:rsidR="0015656E" w:rsidRPr="004966C1">
        <w:rPr>
          <w:rFonts w:cs="Calibri"/>
          <w:szCs w:val="24"/>
        </w:rPr>
        <w:t xml:space="preserve">user </w:t>
      </w:r>
      <w:r w:rsidRPr="004966C1">
        <w:rPr>
          <w:rFonts w:cs="Calibri"/>
          <w:szCs w:val="24"/>
        </w:rPr>
        <w:t xml:space="preserve">agrees to provide you with notice if he/she is no longer the primary user of that phone number; (2) a dispute resolution and/or jurisdiction provision expressly providing that the </w:t>
      </w:r>
      <w:r w:rsidR="0015656E" w:rsidRPr="004966C1">
        <w:rPr>
          <w:rFonts w:cs="Calibri"/>
          <w:szCs w:val="24"/>
        </w:rPr>
        <w:t xml:space="preserve">user </w:t>
      </w:r>
      <w:r w:rsidRPr="004966C1">
        <w:rPr>
          <w:rFonts w:cs="Calibri"/>
          <w:szCs w:val="24"/>
        </w:rPr>
        <w:t xml:space="preserve">waives the right to any class action litigation and/or jury trials and expressly providing that the End User agrees to resolve all disputes via confidential arbitration; (3) an opt-out provision expressly providing that the </w:t>
      </w:r>
      <w:r w:rsidR="0015656E" w:rsidRPr="004966C1">
        <w:rPr>
          <w:rFonts w:cs="Calibri"/>
          <w:szCs w:val="24"/>
        </w:rPr>
        <w:t xml:space="preserve">user </w:t>
      </w:r>
      <w:r w:rsidRPr="004966C1">
        <w:rPr>
          <w:rFonts w:cs="Calibri"/>
          <w:szCs w:val="24"/>
        </w:rPr>
        <w:t xml:space="preserve">agrees to opt-out of receiving any further SMS/MMS text messages via one or more explicitly designated methods, which, at a minimum, must meet the TCPA’s requirements; (4) a provision expressly providing that the Crest Parties are third-party beneficiaries of your arbitration, class action, and jury waiver provisions; and (5) an age restriction provision expressly providing that the </w:t>
      </w:r>
      <w:r w:rsidR="0015656E" w:rsidRPr="004966C1">
        <w:rPr>
          <w:rFonts w:cs="Calibri"/>
          <w:szCs w:val="24"/>
        </w:rPr>
        <w:t xml:space="preserve">user </w:t>
      </w:r>
      <w:r w:rsidRPr="004966C1">
        <w:rPr>
          <w:rFonts w:cs="Calibri"/>
          <w:szCs w:val="24"/>
        </w:rPr>
        <w:t xml:space="preserve">may not receive SMS/MMS text messages if the End User is under </w:t>
      </w:r>
      <w:r w:rsidR="0015656E" w:rsidRPr="004966C1">
        <w:rPr>
          <w:rFonts w:cs="Calibri"/>
          <w:szCs w:val="24"/>
        </w:rPr>
        <w:t>eighteen</w:t>
      </w:r>
      <w:r w:rsidRPr="004966C1">
        <w:rPr>
          <w:rFonts w:cs="Calibri"/>
          <w:szCs w:val="24"/>
        </w:rPr>
        <w:t xml:space="preserve"> (1</w:t>
      </w:r>
      <w:r w:rsidR="0015656E" w:rsidRPr="004966C1">
        <w:rPr>
          <w:rFonts w:cs="Calibri"/>
          <w:szCs w:val="24"/>
        </w:rPr>
        <w:t>8</w:t>
      </w:r>
      <w:r w:rsidRPr="004966C1">
        <w:rPr>
          <w:rFonts w:cs="Calibri"/>
          <w:szCs w:val="24"/>
        </w:rPr>
        <w:t>) years of age. You also agree to comply with all relevant CTIA and mobile carrier-specific rules imposed on the sending or informational and marketing SMS/MMS text messages.</w:t>
      </w:r>
    </w:p>
    <w:p w14:paraId="30DB9B35" w14:textId="42EE1212" w:rsidR="00E341ED" w:rsidRPr="00590A7D" w:rsidRDefault="00E341ED" w:rsidP="00590A7D">
      <w:pPr>
        <w:pStyle w:val="OutHead2"/>
        <w:rPr>
          <w:rFonts w:cs="Calibri"/>
          <w:szCs w:val="24"/>
        </w:rPr>
      </w:pPr>
      <w:commentRangeStart w:id="41"/>
      <w:r w:rsidRPr="00590A7D">
        <w:rPr>
          <w:rFonts w:cs="Calibri"/>
          <w:b/>
          <w:bCs/>
          <w:szCs w:val="24"/>
        </w:rPr>
        <w:t>Trained Personnel</w:t>
      </w:r>
      <w:commentRangeEnd w:id="41"/>
      <w:r w:rsidR="005E77F3">
        <w:rPr>
          <w:rStyle w:val="CommentReference"/>
          <w:rFonts w:ascii="Arial" w:hAnsi="Arial"/>
        </w:rPr>
        <w:commentReference w:id="41"/>
      </w:r>
      <w:r w:rsidRPr="00590A7D">
        <w:rPr>
          <w:rFonts w:cs="Calibri"/>
          <w:szCs w:val="24"/>
        </w:rPr>
        <w:t>. Our Services are designed for use and may only be used: (1) by appropriately trained and accredited personnel and for their professional use only; (2) according to applicable Documentation; and (3) under normal and customary conditions</w:t>
      </w:r>
      <w:r w:rsidR="004966C1">
        <w:rPr>
          <w:rFonts w:cs="Calibri"/>
          <w:szCs w:val="24"/>
        </w:rPr>
        <w:t>,</w:t>
      </w:r>
      <w:r w:rsidRPr="00590A7D">
        <w:rPr>
          <w:rFonts w:cs="Calibri"/>
          <w:szCs w:val="24"/>
        </w:rPr>
        <w:t xml:space="preserve"> </w:t>
      </w:r>
      <w:r w:rsidR="004966C1">
        <w:rPr>
          <w:rFonts w:cs="Calibri"/>
          <w:szCs w:val="24"/>
        </w:rPr>
        <w:t xml:space="preserve">e.g. </w:t>
      </w:r>
      <w:r w:rsidRPr="00590A7D">
        <w:rPr>
          <w:rFonts w:cs="Calibri"/>
          <w:szCs w:val="24"/>
        </w:rPr>
        <w:t>in a veterinary hospital, clinic, or other operating environment</w:t>
      </w:r>
      <w:r w:rsidR="004966C1">
        <w:rPr>
          <w:rFonts w:cs="Calibri"/>
          <w:szCs w:val="24"/>
        </w:rPr>
        <w:t>,</w:t>
      </w:r>
      <w:r w:rsidRPr="00590A7D">
        <w:rPr>
          <w:rFonts w:cs="Calibri"/>
          <w:szCs w:val="24"/>
        </w:rPr>
        <w:t xml:space="preserve"> as may be applicable to the particular Services. You agree that you and others who use the Services will have the knowledge and training to use such Services properly and safely. You must use commercially reasonable efforts to prevent unauthorized use of the Services by any individual or entity that is not properly trained or has the necessary accreditations</w:t>
      </w:r>
      <w:bookmarkEnd w:id="40"/>
      <w:r w:rsidRPr="00590A7D">
        <w:rPr>
          <w:rFonts w:cs="Calibri"/>
          <w:szCs w:val="24"/>
        </w:rPr>
        <w:t xml:space="preserve">.  </w:t>
      </w:r>
    </w:p>
    <w:p w14:paraId="1523BF85" w14:textId="2DAB5BAE" w:rsidR="004C56D0" w:rsidRPr="00590A7D" w:rsidRDefault="004C56D0" w:rsidP="00590A7D">
      <w:pPr>
        <w:pStyle w:val="OutHead2"/>
        <w:rPr>
          <w:rFonts w:cs="Calibri"/>
          <w:szCs w:val="24"/>
        </w:rPr>
      </w:pPr>
      <w:bookmarkStart w:id="42" w:name="_Hlk210222696"/>
      <w:r w:rsidRPr="00590A7D">
        <w:rPr>
          <w:rFonts w:cs="Calibri"/>
          <w:b/>
          <w:bCs/>
          <w:szCs w:val="24"/>
        </w:rPr>
        <w:t>Data; Unauthorized Access; Maintaining Networks.</w:t>
      </w:r>
      <w:r w:rsidR="00B206DC" w:rsidRPr="00590A7D">
        <w:rPr>
          <w:rFonts w:cs="Calibri"/>
          <w:szCs w:val="24"/>
        </w:rPr>
        <w:t xml:space="preserve"> </w:t>
      </w:r>
      <w:r w:rsidRPr="00590A7D">
        <w:rPr>
          <w:rFonts w:cs="Calibri"/>
          <w:szCs w:val="24"/>
        </w:rPr>
        <w:t xml:space="preserve">You will: (1) </w:t>
      </w:r>
      <w:bookmarkStart w:id="43" w:name="_Hlk210999181"/>
      <w:r w:rsidRPr="00590A7D">
        <w:rPr>
          <w:rFonts w:cs="Calibri"/>
          <w:szCs w:val="24"/>
        </w:rPr>
        <w:t xml:space="preserve">have sole responsibility </w:t>
      </w:r>
      <w:r w:rsidRPr="00590A7D">
        <w:rPr>
          <w:rFonts w:cs="Calibri"/>
          <w:szCs w:val="24"/>
        </w:rPr>
        <w:lastRenderedPageBreak/>
        <w:t xml:space="preserve">for the accuracy and quality of Your Data and for ensuring that your collection and use of Your Data complies with </w:t>
      </w:r>
      <w:r w:rsidR="00785C35" w:rsidRPr="00590A7D">
        <w:rPr>
          <w:rFonts w:cs="Calibri"/>
          <w:szCs w:val="24"/>
        </w:rPr>
        <w:t>Laws</w:t>
      </w:r>
      <w:r w:rsidRPr="00590A7D">
        <w:rPr>
          <w:rFonts w:cs="Calibri"/>
          <w:szCs w:val="24"/>
        </w:rPr>
        <w:t>, including those related to data privacy</w:t>
      </w:r>
      <w:bookmarkEnd w:id="43"/>
      <w:r w:rsidRPr="00590A7D">
        <w:rPr>
          <w:rFonts w:cs="Calibri"/>
          <w:szCs w:val="24"/>
        </w:rPr>
        <w:t xml:space="preserve">; (2) prevent unauthorized access to, or use of, the Services, and notify </w:t>
      </w:r>
      <w:r w:rsidR="00490F81" w:rsidRPr="00590A7D">
        <w:rPr>
          <w:rFonts w:cs="Calibri"/>
          <w:szCs w:val="24"/>
        </w:rPr>
        <w:t>Crest</w:t>
      </w:r>
      <w:r w:rsidRPr="00590A7D">
        <w:rPr>
          <w:rFonts w:cs="Calibri"/>
          <w:szCs w:val="24"/>
        </w:rPr>
        <w:t xml:space="preserve"> promptly of any unauthorized access or use; and (3) have sole responsibility for obtaining, </w:t>
      </w:r>
      <w:r w:rsidR="00D36485" w:rsidRPr="00590A7D">
        <w:rPr>
          <w:rFonts w:cs="Calibri"/>
          <w:szCs w:val="24"/>
        </w:rPr>
        <w:t xml:space="preserve">procuring and </w:t>
      </w:r>
      <w:r w:rsidRPr="00590A7D">
        <w:rPr>
          <w:rFonts w:cs="Calibri"/>
          <w:szCs w:val="24"/>
        </w:rPr>
        <w:t>maintaining any hardware, telecommunications, Internet and other services needed to use the Services</w:t>
      </w:r>
      <w:r w:rsidR="007C748E" w:rsidRPr="00590A7D">
        <w:rPr>
          <w:rFonts w:cs="Calibri"/>
          <w:szCs w:val="24"/>
        </w:rPr>
        <w:t xml:space="preserve"> at your cost</w:t>
      </w:r>
      <w:bookmarkEnd w:id="42"/>
      <w:r w:rsidRPr="00590A7D">
        <w:rPr>
          <w:rFonts w:cs="Calibri"/>
          <w:szCs w:val="24"/>
        </w:rPr>
        <w:t>.</w:t>
      </w:r>
    </w:p>
    <w:p w14:paraId="2C8DA4DD" w14:textId="1C7D19D6" w:rsidR="004C56D0" w:rsidRPr="00590A7D" w:rsidRDefault="004C56D0" w:rsidP="00590A7D">
      <w:pPr>
        <w:pStyle w:val="OutHead1"/>
        <w:rPr>
          <w:rFonts w:cs="Calibri"/>
          <w:szCs w:val="24"/>
        </w:rPr>
      </w:pPr>
      <w:bookmarkStart w:id="44" w:name="_Ref_ContractCompanion_9kb9Ur015"/>
      <w:r w:rsidRPr="00590A7D">
        <w:rPr>
          <w:rFonts w:cs="Calibri"/>
          <w:szCs w:val="24"/>
        </w:rPr>
        <w:t>Fees and</w:t>
      </w:r>
      <w:r w:rsidR="00B206DC" w:rsidRPr="00590A7D">
        <w:rPr>
          <w:rFonts w:cs="Calibri"/>
          <w:szCs w:val="24"/>
        </w:rPr>
        <w:t xml:space="preserve"> </w:t>
      </w:r>
      <w:r w:rsidRPr="00590A7D">
        <w:rPr>
          <w:rFonts w:cs="Calibri"/>
          <w:szCs w:val="24"/>
        </w:rPr>
        <w:t>Payment</w:t>
      </w:r>
      <w:bookmarkEnd w:id="44"/>
    </w:p>
    <w:p w14:paraId="3620C1D5" w14:textId="55E6CC75" w:rsidR="004C56D0" w:rsidRPr="00590A7D" w:rsidRDefault="004C56D0" w:rsidP="00590A7D">
      <w:pPr>
        <w:pStyle w:val="OutHead2"/>
        <w:rPr>
          <w:rFonts w:cs="Calibri"/>
          <w:szCs w:val="24"/>
        </w:rPr>
      </w:pPr>
      <w:r w:rsidRPr="00590A7D">
        <w:rPr>
          <w:rFonts w:cs="Calibri"/>
          <w:b/>
          <w:bCs/>
          <w:szCs w:val="24"/>
        </w:rPr>
        <w:t xml:space="preserve">Software Services </w:t>
      </w:r>
      <w:bookmarkStart w:id="45" w:name="_Hlk210999305"/>
      <w:r w:rsidRPr="00590A7D">
        <w:rPr>
          <w:rFonts w:cs="Calibri"/>
          <w:b/>
          <w:bCs/>
          <w:szCs w:val="24"/>
        </w:rPr>
        <w:t>Fees.</w:t>
      </w:r>
      <w:r w:rsidR="00B206DC" w:rsidRPr="00590A7D">
        <w:rPr>
          <w:rFonts w:cs="Calibri"/>
          <w:szCs w:val="24"/>
        </w:rPr>
        <w:t xml:space="preserve"> </w:t>
      </w:r>
      <w:r w:rsidRPr="00590A7D">
        <w:rPr>
          <w:rFonts w:cs="Calibri"/>
          <w:szCs w:val="24"/>
        </w:rPr>
        <w:t>Unless otherwise stated on an Order Form, fees for the Software Services (</w:t>
      </w:r>
      <w:r w:rsidR="00394F12">
        <w:rPr>
          <w:rFonts w:cs="Calibri"/>
          <w:b/>
          <w:bCs/>
          <w:szCs w:val="24"/>
        </w:rPr>
        <w:t>“</w:t>
      </w:r>
      <w:r w:rsidRPr="00590A7D">
        <w:rPr>
          <w:rFonts w:cs="Calibri"/>
          <w:b/>
          <w:bCs/>
          <w:szCs w:val="24"/>
        </w:rPr>
        <w:t>Subscription Fees</w:t>
      </w:r>
      <w:r w:rsidR="00394F12">
        <w:rPr>
          <w:rFonts w:cs="Calibri"/>
          <w:b/>
          <w:bCs/>
          <w:szCs w:val="24"/>
        </w:rPr>
        <w:t>”</w:t>
      </w:r>
      <w:r w:rsidRPr="00590A7D">
        <w:rPr>
          <w:rFonts w:cs="Calibri"/>
          <w:szCs w:val="24"/>
        </w:rPr>
        <w:t xml:space="preserve">) are set forth on the applicable </w:t>
      </w:r>
      <w:commentRangeStart w:id="46"/>
      <w:r w:rsidRPr="00590A7D">
        <w:rPr>
          <w:rFonts w:cs="Calibri"/>
          <w:szCs w:val="24"/>
        </w:rPr>
        <w:t>Website(s</w:t>
      </w:r>
      <w:commentRangeEnd w:id="46"/>
      <w:r w:rsidR="005E77F3">
        <w:rPr>
          <w:rStyle w:val="CommentReference"/>
          <w:rFonts w:ascii="Arial" w:hAnsi="Arial"/>
        </w:rPr>
        <w:commentReference w:id="46"/>
      </w:r>
      <w:r w:rsidRPr="00590A7D">
        <w:rPr>
          <w:rFonts w:cs="Calibri"/>
          <w:szCs w:val="24"/>
        </w:rPr>
        <w:t>).</w:t>
      </w:r>
      <w:r w:rsidR="003405B8" w:rsidRPr="00590A7D">
        <w:rPr>
          <w:rFonts w:cs="Calibri"/>
          <w:b/>
          <w:bCs/>
          <w:szCs w:val="24"/>
        </w:rPr>
        <w:t xml:space="preserve"> </w:t>
      </w:r>
      <w:r w:rsidRPr="00590A7D">
        <w:rPr>
          <w:rFonts w:cs="Calibri"/>
          <w:szCs w:val="24"/>
        </w:rPr>
        <w:t xml:space="preserve">Unless otherwise </w:t>
      </w:r>
      <w:r w:rsidR="003405B8" w:rsidRPr="00590A7D">
        <w:rPr>
          <w:rFonts w:cs="Calibri"/>
          <w:szCs w:val="24"/>
        </w:rPr>
        <w:t xml:space="preserve">stated </w:t>
      </w:r>
      <w:r w:rsidRPr="00590A7D">
        <w:rPr>
          <w:rFonts w:cs="Calibri"/>
          <w:szCs w:val="24"/>
        </w:rPr>
        <w:t xml:space="preserve">in an Order Form, the Subscription Fees during a Renewal Term will be updated to the pricing set forth on the applicable Website </w:t>
      </w:r>
      <w:r w:rsidR="003405B8" w:rsidRPr="00590A7D">
        <w:rPr>
          <w:rFonts w:cs="Calibri"/>
          <w:szCs w:val="24"/>
        </w:rPr>
        <w:t xml:space="preserve">at the start of </w:t>
      </w:r>
      <w:r w:rsidRPr="00590A7D">
        <w:rPr>
          <w:rFonts w:cs="Calibri"/>
          <w:szCs w:val="24"/>
        </w:rPr>
        <w:t xml:space="preserve">each Renewal Term. If You have an Order Form, </w:t>
      </w:r>
      <w:r w:rsidR="00490F81" w:rsidRPr="00590A7D">
        <w:rPr>
          <w:rFonts w:cs="Calibri"/>
          <w:szCs w:val="24"/>
        </w:rPr>
        <w:t>Crest</w:t>
      </w:r>
      <w:r w:rsidRPr="00590A7D">
        <w:rPr>
          <w:rFonts w:cs="Calibri"/>
          <w:szCs w:val="24"/>
        </w:rPr>
        <w:t xml:space="preserve"> may increase any </w:t>
      </w:r>
      <w:r w:rsidR="00AC47A8" w:rsidRPr="00590A7D">
        <w:rPr>
          <w:rFonts w:cs="Calibri"/>
          <w:szCs w:val="24"/>
        </w:rPr>
        <w:t>F</w:t>
      </w:r>
      <w:r w:rsidRPr="00590A7D">
        <w:rPr>
          <w:rFonts w:cs="Calibri"/>
          <w:szCs w:val="24"/>
        </w:rPr>
        <w:t xml:space="preserve">ees specified in an Order Form, provided the increase will not become effective until the subsequent Renewal Term. Prices are subject to change for those Services you have elected not to purchase or that are otherwise not identified in the Order Form. </w:t>
      </w:r>
      <w:r w:rsidR="00490F81" w:rsidRPr="00590A7D">
        <w:rPr>
          <w:rFonts w:cs="Calibri"/>
          <w:szCs w:val="24"/>
        </w:rPr>
        <w:t>Crest</w:t>
      </w:r>
      <w:r w:rsidRPr="00590A7D">
        <w:rPr>
          <w:rFonts w:cs="Calibri"/>
          <w:szCs w:val="24"/>
        </w:rPr>
        <w:t xml:space="preserve"> may also convert any free, trial or beta Service into a Service subject to a Subscription Fee upon notice to you, and your rights to such Service will be suspended if you do not pay the Subscription</w:t>
      </w:r>
      <w:r w:rsidR="00B206DC" w:rsidRPr="00590A7D">
        <w:rPr>
          <w:rFonts w:cs="Calibri"/>
          <w:szCs w:val="24"/>
        </w:rPr>
        <w:t xml:space="preserve"> </w:t>
      </w:r>
      <w:r w:rsidRPr="00590A7D">
        <w:rPr>
          <w:rFonts w:cs="Calibri"/>
          <w:szCs w:val="24"/>
        </w:rPr>
        <w:t>Fee.</w:t>
      </w:r>
    </w:p>
    <w:p w14:paraId="21B8E538" w14:textId="087525D1" w:rsidR="004C56D0" w:rsidRPr="00590A7D" w:rsidRDefault="004C56D0" w:rsidP="00590A7D">
      <w:pPr>
        <w:pStyle w:val="OutHead2"/>
        <w:rPr>
          <w:rFonts w:cs="Calibri"/>
          <w:szCs w:val="24"/>
        </w:rPr>
      </w:pPr>
      <w:r w:rsidRPr="00590A7D">
        <w:rPr>
          <w:rFonts w:cs="Calibri"/>
          <w:b/>
          <w:bCs/>
          <w:szCs w:val="24"/>
        </w:rPr>
        <w:t>Payment Terms.</w:t>
      </w:r>
      <w:r w:rsidR="00B206DC" w:rsidRPr="00590A7D">
        <w:rPr>
          <w:rFonts w:cs="Calibri"/>
          <w:szCs w:val="24"/>
        </w:rPr>
        <w:t xml:space="preserve"> </w:t>
      </w:r>
      <w:r w:rsidRPr="00590A7D">
        <w:rPr>
          <w:rFonts w:cs="Calibri"/>
          <w:szCs w:val="24"/>
        </w:rPr>
        <w:t xml:space="preserve">You agree to pay the Subscription Fees and any other applicable </w:t>
      </w:r>
      <w:r w:rsidR="007526D6" w:rsidRPr="00590A7D">
        <w:rPr>
          <w:rFonts w:cs="Calibri"/>
          <w:szCs w:val="24"/>
        </w:rPr>
        <w:t>F</w:t>
      </w:r>
      <w:r w:rsidRPr="00590A7D">
        <w:rPr>
          <w:rFonts w:cs="Calibri"/>
          <w:szCs w:val="24"/>
        </w:rPr>
        <w:t xml:space="preserve">ees stated on an Order Form or otherwise specified in this Agreement. </w:t>
      </w:r>
      <w:r w:rsidR="007526D6" w:rsidRPr="00590A7D">
        <w:rPr>
          <w:rFonts w:cs="Calibri"/>
          <w:szCs w:val="24"/>
        </w:rPr>
        <w:t xml:space="preserve">All payments must be made in US dollars unless otherwise stated in an Order Form. </w:t>
      </w:r>
      <w:r w:rsidRPr="00590A7D">
        <w:rPr>
          <w:rFonts w:cs="Calibri"/>
          <w:szCs w:val="24"/>
        </w:rPr>
        <w:t xml:space="preserve">YOU ARE RESPONSIBLE FOR ALL SUBSCRIPTION FEES FOR THE ENTIRE SUBSCRIPTION TERM. All payment obligations under this Agreement are non-cancelable and all </w:t>
      </w:r>
      <w:r w:rsidR="00AC47A8" w:rsidRPr="00590A7D">
        <w:rPr>
          <w:rFonts w:cs="Calibri"/>
          <w:szCs w:val="24"/>
        </w:rPr>
        <w:t>F</w:t>
      </w:r>
      <w:r w:rsidRPr="00590A7D">
        <w:rPr>
          <w:rFonts w:cs="Calibri"/>
          <w:szCs w:val="24"/>
        </w:rPr>
        <w:t xml:space="preserve">ees paid are non-refundable. Unless otherwise stated on an Order Form, </w:t>
      </w:r>
      <w:r w:rsidR="00B849D7" w:rsidRPr="00A068A3">
        <w:rPr>
          <w:rFonts w:cs="Calibri"/>
          <w:szCs w:val="24"/>
        </w:rPr>
        <w:t xml:space="preserve">Subscription Fees </w:t>
      </w:r>
      <w:r w:rsidRPr="00590A7D">
        <w:rPr>
          <w:rFonts w:cs="Calibri"/>
          <w:szCs w:val="24"/>
        </w:rPr>
        <w:t xml:space="preserve">must be paid in advance of each billing period. You will provide </w:t>
      </w:r>
      <w:r w:rsidR="00490F81" w:rsidRPr="00590A7D">
        <w:rPr>
          <w:rFonts w:cs="Calibri"/>
          <w:szCs w:val="24"/>
        </w:rPr>
        <w:t>Crest</w:t>
      </w:r>
      <w:r w:rsidRPr="00590A7D">
        <w:rPr>
          <w:rFonts w:cs="Calibri"/>
          <w:szCs w:val="24"/>
        </w:rPr>
        <w:t xml:space="preserve"> with </w:t>
      </w:r>
      <w:r w:rsidR="006E1845" w:rsidRPr="00590A7D">
        <w:rPr>
          <w:rFonts w:cs="Calibri"/>
          <w:szCs w:val="24"/>
        </w:rPr>
        <w:t>a</w:t>
      </w:r>
      <w:r w:rsidRPr="00590A7D">
        <w:rPr>
          <w:rFonts w:cs="Calibri"/>
          <w:szCs w:val="24"/>
        </w:rPr>
        <w:t xml:space="preserve"> form of payment acceptable to </w:t>
      </w:r>
      <w:r w:rsidR="00490F81" w:rsidRPr="00590A7D">
        <w:rPr>
          <w:rFonts w:cs="Calibri"/>
          <w:szCs w:val="24"/>
        </w:rPr>
        <w:t>Crest</w:t>
      </w:r>
      <w:r w:rsidRPr="00590A7D">
        <w:rPr>
          <w:rFonts w:cs="Calibri"/>
          <w:szCs w:val="24"/>
        </w:rPr>
        <w:t xml:space="preserve">. By submitting payment information, you authorize </w:t>
      </w:r>
      <w:r w:rsidR="00490F81" w:rsidRPr="00590A7D">
        <w:rPr>
          <w:rFonts w:cs="Calibri"/>
          <w:szCs w:val="24"/>
        </w:rPr>
        <w:t>Crest</w:t>
      </w:r>
      <w:r w:rsidRPr="00590A7D">
        <w:rPr>
          <w:rFonts w:cs="Calibri"/>
          <w:szCs w:val="24"/>
        </w:rPr>
        <w:t xml:space="preserve"> to provide that information to third parties for purposes of facilitating payment. You agree to verify any information requested by </w:t>
      </w:r>
      <w:r w:rsidR="00490F81" w:rsidRPr="00590A7D">
        <w:rPr>
          <w:rFonts w:cs="Calibri"/>
          <w:szCs w:val="24"/>
        </w:rPr>
        <w:t>Crest</w:t>
      </w:r>
      <w:r w:rsidRPr="00590A7D">
        <w:rPr>
          <w:rFonts w:cs="Calibri"/>
          <w:szCs w:val="24"/>
        </w:rPr>
        <w:t xml:space="preserve"> for purposes of acknowledging or completing any payment.</w:t>
      </w:r>
    </w:p>
    <w:p w14:paraId="4D3E4AD8" w14:textId="22FA24C0" w:rsidR="004C56D0" w:rsidRPr="00590A7D" w:rsidRDefault="004C56D0" w:rsidP="00590A7D">
      <w:pPr>
        <w:pStyle w:val="OutHead2"/>
        <w:rPr>
          <w:rFonts w:cs="Calibri"/>
          <w:szCs w:val="24"/>
        </w:rPr>
      </w:pPr>
      <w:r w:rsidRPr="00590A7D">
        <w:rPr>
          <w:rFonts w:cs="Calibri"/>
          <w:b/>
          <w:bCs/>
          <w:szCs w:val="24"/>
        </w:rPr>
        <w:t>Overdue Charges.</w:t>
      </w:r>
      <w:r w:rsidR="00B206DC" w:rsidRPr="00590A7D">
        <w:rPr>
          <w:rFonts w:cs="Calibri"/>
          <w:b/>
          <w:bCs/>
          <w:szCs w:val="24"/>
        </w:rPr>
        <w:t xml:space="preserve"> </w:t>
      </w:r>
      <w:r w:rsidRPr="00590A7D">
        <w:rPr>
          <w:rFonts w:cs="Calibri"/>
          <w:szCs w:val="24"/>
        </w:rPr>
        <w:t xml:space="preserve">Any amounts not received by the applicable due date may accrue late interest at the lesser of either (1) 1.5% of the outstanding balance per month, or (2) the maximum interest permitted by applicable </w:t>
      </w:r>
      <w:r w:rsidR="00AC47A8" w:rsidRPr="00590A7D">
        <w:rPr>
          <w:rFonts w:cs="Calibri"/>
          <w:szCs w:val="24"/>
        </w:rPr>
        <w:t>L</w:t>
      </w:r>
      <w:r w:rsidRPr="00590A7D">
        <w:rPr>
          <w:rFonts w:cs="Calibri"/>
          <w:szCs w:val="24"/>
        </w:rPr>
        <w:t xml:space="preserve">aw, whichever is less, plus costs of collection. Any amount not received by </w:t>
      </w:r>
      <w:r w:rsidR="00490F81" w:rsidRPr="00590A7D">
        <w:rPr>
          <w:rFonts w:cs="Calibri"/>
          <w:szCs w:val="24"/>
        </w:rPr>
        <w:t>Crest</w:t>
      </w:r>
      <w:r w:rsidRPr="00590A7D">
        <w:rPr>
          <w:rFonts w:cs="Calibri"/>
          <w:szCs w:val="24"/>
        </w:rPr>
        <w:t xml:space="preserve"> within 30 days after the applicable due date will be deemed a material default under this Agreement, and </w:t>
      </w:r>
      <w:r w:rsidR="00490F81" w:rsidRPr="00590A7D">
        <w:rPr>
          <w:rFonts w:cs="Calibri"/>
          <w:szCs w:val="24"/>
        </w:rPr>
        <w:t>Crest</w:t>
      </w:r>
      <w:r w:rsidRPr="00590A7D">
        <w:rPr>
          <w:rFonts w:cs="Calibri"/>
          <w:szCs w:val="24"/>
        </w:rPr>
        <w:t xml:space="preserve"> will be entitled to either suspend the Services or terminate the Agreement in accordance with Section</w:t>
      </w:r>
      <w:r w:rsidR="00B206DC" w:rsidRPr="00590A7D">
        <w:rPr>
          <w:rFonts w:cs="Calibri"/>
          <w:szCs w:val="24"/>
        </w:rPr>
        <w:t xml:space="preserve"> </w:t>
      </w:r>
      <w:r w:rsidR="00590A7D">
        <w:rPr>
          <w:rFonts w:cs="Calibri"/>
          <w:szCs w:val="24"/>
        </w:rPr>
        <w:fldChar w:fldCharType="begin"/>
      </w:r>
      <w:r w:rsidR="00590A7D">
        <w:rPr>
          <w:rFonts w:cs="Calibri"/>
          <w:szCs w:val="24"/>
        </w:rPr>
        <w:instrText xml:space="preserve"> REF _Ref_ContractCompanion_9kb9Ur017 \n \h \t \* MERGEFORMAT </w:instrText>
      </w:r>
      <w:r w:rsidR="00590A7D">
        <w:rPr>
          <w:rFonts w:cs="Calibri"/>
          <w:szCs w:val="24"/>
        </w:rPr>
      </w:r>
      <w:r w:rsidR="00590A7D">
        <w:rPr>
          <w:rFonts w:cs="Calibri"/>
          <w:szCs w:val="24"/>
        </w:rPr>
        <w:fldChar w:fldCharType="separate"/>
      </w:r>
      <w:r w:rsidR="005C3993">
        <w:rPr>
          <w:rFonts w:cs="Calibri"/>
          <w:szCs w:val="24"/>
        </w:rPr>
        <w:t>9.2</w:t>
      </w:r>
      <w:r w:rsidR="00590A7D">
        <w:rPr>
          <w:rFonts w:cs="Calibri"/>
          <w:szCs w:val="24"/>
        </w:rPr>
        <w:fldChar w:fldCharType="end"/>
      </w:r>
      <w:r w:rsidR="00AC47A8" w:rsidRPr="00590A7D">
        <w:rPr>
          <w:rFonts w:cs="Calibri"/>
          <w:szCs w:val="24"/>
        </w:rPr>
        <w:t xml:space="preserve"> (Termination for Cause)</w:t>
      </w:r>
      <w:r w:rsidRPr="00590A7D">
        <w:rPr>
          <w:rFonts w:cs="Calibri"/>
          <w:szCs w:val="24"/>
        </w:rPr>
        <w:t>.</w:t>
      </w:r>
    </w:p>
    <w:p w14:paraId="69CA0E78" w14:textId="1F75F161" w:rsidR="004C56D0" w:rsidRPr="00590A7D" w:rsidRDefault="004C56D0" w:rsidP="00590A7D">
      <w:pPr>
        <w:pStyle w:val="OutHead2"/>
        <w:rPr>
          <w:rFonts w:cs="Calibri"/>
          <w:szCs w:val="24"/>
        </w:rPr>
      </w:pPr>
      <w:r w:rsidRPr="00590A7D">
        <w:rPr>
          <w:rFonts w:cs="Calibri"/>
          <w:b/>
          <w:bCs/>
          <w:szCs w:val="24"/>
        </w:rPr>
        <w:t>Payment Errors.</w:t>
      </w:r>
      <w:r w:rsidR="00B206DC" w:rsidRPr="00590A7D">
        <w:rPr>
          <w:rFonts w:cs="Calibri"/>
          <w:szCs w:val="24"/>
        </w:rPr>
        <w:t xml:space="preserve"> </w:t>
      </w:r>
      <w:r w:rsidRPr="00590A7D">
        <w:rPr>
          <w:rFonts w:cs="Calibri"/>
          <w:szCs w:val="24"/>
        </w:rPr>
        <w:t xml:space="preserve">If you believe a payment has been processed in error, you must provide written notice to </w:t>
      </w:r>
      <w:r w:rsidR="00490F81" w:rsidRPr="00590A7D">
        <w:rPr>
          <w:rFonts w:cs="Calibri"/>
          <w:szCs w:val="24"/>
        </w:rPr>
        <w:t>Crest</w:t>
      </w:r>
      <w:r w:rsidRPr="00590A7D">
        <w:rPr>
          <w:rFonts w:cs="Calibri"/>
          <w:szCs w:val="24"/>
        </w:rPr>
        <w:t xml:space="preserve"> within 30 days after the date of payment specifying the nature of the error and the amount in dispute (</w:t>
      </w:r>
      <w:r w:rsidR="00394F12">
        <w:rPr>
          <w:rFonts w:cs="Calibri"/>
          <w:b/>
          <w:bCs/>
          <w:szCs w:val="24"/>
        </w:rPr>
        <w:t>“</w:t>
      </w:r>
      <w:r w:rsidRPr="00590A7D">
        <w:rPr>
          <w:rFonts w:cs="Calibri"/>
          <w:b/>
          <w:bCs/>
          <w:szCs w:val="24"/>
        </w:rPr>
        <w:t>Payment Error Notice</w:t>
      </w:r>
      <w:r w:rsidR="00394F12">
        <w:rPr>
          <w:rFonts w:cs="Calibri"/>
          <w:b/>
          <w:bCs/>
          <w:szCs w:val="24"/>
        </w:rPr>
        <w:t>”</w:t>
      </w:r>
      <w:r w:rsidRPr="00590A7D">
        <w:rPr>
          <w:rFonts w:cs="Calibri"/>
          <w:szCs w:val="24"/>
        </w:rPr>
        <w:t xml:space="preserve">). If the Payment Error Notice is not received by </w:t>
      </w:r>
      <w:r w:rsidR="00490F81" w:rsidRPr="00590A7D">
        <w:rPr>
          <w:rFonts w:cs="Calibri"/>
          <w:szCs w:val="24"/>
        </w:rPr>
        <w:t>Crest</w:t>
      </w:r>
      <w:r w:rsidRPr="00590A7D">
        <w:rPr>
          <w:rFonts w:cs="Calibri"/>
          <w:szCs w:val="24"/>
        </w:rPr>
        <w:t xml:space="preserve"> within such 30 day period, the payment will be deemed</w:t>
      </w:r>
      <w:r w:rsidR="00B206DC" w:rsidRPr="00590A7D">
        <w:rPr>
          <w:rFonts w:cs="Calibri"/>
          <w:szCs w:val="24"/>
        </w:rPr>
        <w:t xml:space="preserve"> </w:t>
      </w:r>
      <w:r w:rsidRPr="00590A7D">
        <w:rPr>
          <w:rFonts w:cs="Calibri"/>
          <w:szCs w:val="24"/>
        </w:rPr>
        <w:t>final.</w:t>
      </w:r>
    </w:p>
    <w:p w14:paraId="0799EECF" w14:textId="4CF1B7AD" w:rsidR="004C56D0" w:rsidRPr="00590A7D" w:rsidRDefault="004C56D0" w:rsidP="00590A7D">
      <w:pPr>
        <w:pStyle w:val="OutHead2"/>
        <w:rPr>
          <w:rFonts w:cs="Calibri"/>
          <w:szCs w:val="24"/>
        </w:rPr>
      </w:pPr>
      <w:r w:rsidRPr="00590A7D">
        <w:rPr>
          <w:rFonts w:cs="Calibri"/>
          <w:b/>
          <w:bCs/>
          <w:szCs w:val="24"/>
        </w:rPr>
        <w:t>Taxes.</w:t>
      </w:r>
      <w:r w:rsidR="00B206DC" w:rsidRPr="00590A7D">
        <w:rPr>
          <w:rFonts w:cs="Calibri"/>
          <w:szCs w:val="24"/>
        </w:rPr>
        <w:t xml:space="preserve"> </w:t>
      </w:r>
      <w:r w:rsidRPr="00590A7D">
        <w:rPr>
          <w:rFonts w:cs="Calibri"/>
          <w:szCs w:val="24"/>
        </w:rPr>
        <w:t xml:space="preserve">Subscription Fees </w:t>
      </w:r>
      <w:r w:rsidR="00B863A8" w:rsidRPr="00590A7D">
        <w:rPr>
          <w:rFonts w:cs="Calibri"/>
          <w:szCs w:val="24"/>
        </w:rPr>
        <w:t xml:space="preserve">and other Fees </w:t>
      </w:r>
      <w:r w:rsidRPr="00590A7D">
        <w:rPr>
          <w:rFonts w:cs="Calibri"/>
          <w:szCs w:val="24"/>
        </w:rPr>
        <w:t xml:space="preserve">do not include any taxes, levies, duties or similar governmental assessments of any nature, including, for example, value-added, sales, use </w:t>
      </w:r>
      <w:r w:rsidRPr="00590A7D">
        <w:rPr>
          <w:rFonts w:cs="Calibri"/>
          <w:szCs w:val="24"/>
        </w:rPr>
        <w:lastRenderedPageBreak/>
        <w:t>or withholding taxes, assessable by any jurisdiction (collectively,</w:t>
      </w:r>
      <w:r w:rsidR="00B206DC" w:rsidRPr="00590A7D">
        <w:rPr>
          <w:rFonts w:cs="Calibri"/>
          <w:szCs w:val="24"/>
        </w:rPr>
        <w:t xml:space="preserve"> </w:t>
      </w:r>
      <w:r w:rsidR="00394F12">
        <w:rPr>
          <w:rFonts w:cs="Calibri"/>
          <w:b/>
          <w:bCs/>
          <w:szCs w:val="24"/>
        </w:rPr>
        <w:t>“</w:t>
      </w:r>
      <w:r w:rsidRPr="00590A7D">
        <w:rPr>
          <w:rFonts w:cs="Calibri"/>
          <w:b/>
          <w:bCs/>
          <w:szCs w:val="24"/>
        </w:rPr>
        <w:t>Taxes</w:t>
      </w:r>
      <w:r w:rsidR="00394F12">
        <w:rPr>
          <w:rFonts w:cs="Calibri"/>
          <w:b/>
          <w:bCs/>
          <w:szCs w:val="24"/>
        </w:rPr>
        <w:t>”</w:t>
      </w:r>
      <w:r w:rsidRPr="00590A7D">
        <w:rPr>
          <w:rFonts w:cs="Calibri"/>
          <w:szCs w:val="24"/>
        </w:rPr>
        <w:t xml:space="preserve">). You are responsible for paying all Taxes associated with purchases and transactions under this Agreement. If </w:t>
      </w:r>
      <w:r w:rsidR="00490F81" w:rsidRPr="00590A7D">
        <w:rPr>
          <w:rFonts w:cs="Calibri"/>
          <w:szCs w:val="24"/>
        </w:rPr>
        <w:t>Crest</w:t>
      </w:r>
      <w:r w:rsidRPr="00590A7D">
        <w:rPr>
          <w:rFonts w:cs="Calibri"/>
          <w:szCs w:val="24"/>
        </w:rPr>
        <w:t xml:space="preserve"> is legally required to pay or collect any Taxes on your behalf, </w:t>
      </w:r>
      <w:r w:rsidR="00490F81" w:rsidRPr="00590A7D">
        <w:rPr>
          <w:rFonts w:cs="Calibri"/>
          <w:szCs w:val="24"/>
        </w:rPr>
        <w:t>Crest</w:t>
      </w:r>
      <w:r w:rsidRPr="00590A7D">
        <w:rPr>
          <w:rFonts w:cs="Calibri"/>
          <w:szCs w:val="24"/>
        </w:rPr>
        <w:t xml:space="preserve"> will invoice you and you will pay the invoiced amount. You acknowledge and agree that we may make certain reports to tax authorities (e.g., 1099 forms) regarding transactions that we process and merchants to which we provide Payment Processing Services are provided. For clarity, </w:t>
      </w:r>
      <w:r w:rsidR="00490F81" w:rsidRPr="00590A7D">
        <w:rPr>
          <w:rFonts w:cs="Calibri"/>
          <w:szCs w:val="24"/>
        </w:rPr>
        <w:t>Crest</w:t>
      </w:r>
      <w:r w:rsidRPr="00590A7D">
        <w:rPr>
          <w:rFonts w:cs="Calibri"/>
          <w:szCs w:val="24"/>
        </w:rPr>
        <w:t xml:space="preserve"> will be solely responsible for taxes assessed on </w:t>
      </w:r>
      <w:r w:rsidR="00490F81" w:rsidRPr="00590A7D">
        <w:rPr>
          <w:rFonts w:cs="Calibri"/>
          <w:szCs w:val="24"/>
        </w:rPr>
        <w:t>Crest</w:t>
      </w:r>
      <w:r w:rsidRPr="00590A7D">
        <w:rPr>
          <w:rFonts w:cs="Calibri"/>
          <w:szCs w:val="24"/>
        </w:rPr>
        <w:t xml:space="preserve"> based on its</w:t>
      </w:r>
      <w:r w:rsidR="00B206DC" w:rsidRPr="00590A7D">
        <w:rPr>
          <w:rFonts w:cs="Calibri"/>
          <w:szCs w:val="24"/>
        </w:rPr>
        <w:t xml:space="preserve"> </w:t>
      </w:r>
      <w:r w:rsidRPr="00590A7D">
        <w:rPr>
          <w:rFonts w:cs="Calibri"/>
          <w:szCs w:val="24"/>
        </w:rPr>
        <w:t>income.</w:t>
      </w:r>
    </w:p>
    <w:p w14:paraId="376B2D2D" w14:textId="360EADD5" w:rsidR="004C56D0" w:rsidRPr="00590A7D" w:rsidRDefault="004C56D0" w:rsidP="00590A7D">
      <w:pPr>
        <w:pStyle w:val="OutHead1"/>
        <w:rPr>
          <w:rFonts w:cs="Calibri"/>
          <w:szCs w:val="24"/>
        </w:rPr>
      </w:pPr>
      <w:bookmarkStart w:id="47" w:name="_Hlk210223457"/>
      <w:bookmarkEnd w:id="45"/>
      <w:r w:rsidRPr="00590A7D">
        <w:rPr>
          <w:rFonts w:cs="Calibri"/>
          <w:szCs w:val="24"/>
        </w:rPr>
        <w:t>Intellectual Property</w:t>
      </w:r>
      <w:r w:rsidR="00B206DC" w:rsidRPr="00590A7D">
        <w:rPr>
          <w:rFonts w:cs="Calibri"/>
          <w:szCs w:val="24"/>
        </w:rPr>
        <w:t xml:space="preserve"> </w:t>
      </w:r>
      <w:r w:rsidRPr="00590A7D">
        <w:rPr>
          <w:rFonts w:cs="Calibri"/>
          <w:szCs w:val="24"/>
        </w:rPr>
        <w:t>Rights</w:t>
      </w:r>
    </w:p>
    <w:p w14:paraId="25B0F71C" w14:textId="155BDEB0" w:rsidR="004C56D0" w:rsidRPr="00590A7D" w:rsidRDefault="00490F81" w:rsidP="00590A7D">
      <w:pPr>
        <w:pStyle w:val="OutHead2"/>
        <w:rPr>
          <w:rFonts w:cs="Calibri"/>
          <w:szCs w:val="24"/>
        </w:rPr>
      </w:pPr>
      <w:r w:rsidRPr="00590A7D">
        <w:rPr>
          <w:rFonts w:cs="Calibri"/>
          <w:b/>
          <w:bCs/>
          <w:szCs w:val="24"/>
        </w:rPr>
        <w:t>Crest</w:t>
      </w:r>
      <w:r w:rsidR="004C56D0" w:rsidRPr="00590A7D">
        <w:rPr>
          <w:rFonts w:cs="Calibri"/>
          <w:b/>
          <w:bCs/>
          <w:szCs w:val="24"/>
        </w:rPr>
        <w:t xml:space="preserve"> Intellectual Property.</w:t>
      </w:r>
      <w:r w:rsidR="00B206DC" w:rsidRPr="00590A7D">
        <w:rPr>
          <w:rFonts w:cs="Calibri"/>
          <w:b/>
          <w:bCs/>
          <w:szCs w:val="24"/>
        </w:rPr>
        <w:t xml:space="preserve"> </w:t>
      </w:r>
      <w:r w:rsidR="00C76227" w:rsidRPr="008B6DFC">
        <w:rPr>
          <w:rFonts w:cs="Calibri"/>
          <w:szCs w:val="24"/>
        </w:rPr>
        <w:t xml:space="preserve">As between you and Crest, Crest or its </w:t>
      </w:r>
      <w:r w:rsidR="00216D90">
        <w:rPr>
          <w:rFonts w:cs="Calibri"/>
          <w:szCs w:val="24"/>
        </w:rPr>
        <w:t>Affiliates</w:t>
      </w:r>
      <w:r w:rsidR="00C76227" w:rsidRPr="008B6DFC">
        <w:rPr>
          <w:rFonts w:cs="Calibri"/>
          <w:szCs w:val="24"/>
        </w:rPr>
        <w:t xml:space="preserve"> and licensors own all right, title and interest in and to the </w:t>
      </w:r>
      <w:r w:rsidR="00C76227">
        <w:rPr>
          <w:rFonts w:cs="Calibri"/>
          <w:szCs w:val="24"/>
        </w:rPr>
        <w:t>Services</w:t>
      </w:r>
      <w:r w:rsidR="00C76227" w:rsidRPr="008B6DFC">
        <w:rPr>
          <w:rFonts w:cs="Calibri"/>
          <w:szCs w:val="24"/>
        </w:rPr>
        <w:t xml:space="preserve">, </w:t>
      </w:r>
      <w:bookmarkStart w:id="48" w:name="_Hlk210999616"/>
      <w:r w:rsidR="00C76227" w:rsidRPr="0027416A">
        <w:rPr>
          <w:rFonts w:cs="Calibri"/>
          <w:szCs w:val="24"/>
        </w:rPr>
        <w:t xml:space="preserve">any data or information collected by Crest, including, without limitation, any data or information Crest obtains about </w:t>
      </w:r>
      <w:r w:rsidR="00C76227">
        <w:rPr>
          <w:rFonts w:cs="Calibri"/>
          <w:szCs w:val="24"/>
        </w:rPr>
        <w:t>you</w:t>
      </w:r>
      <w:r w:rsidR="00C76227" w:rsidRPr="0027416A">
        <w:rPr>
          <w:rFonts w:cs="Calibri"/>
          <w:szCs w:val="24"/>
        </w:rPr>
        <w:t xml:space="preserve"> through </w:t>
      </w:r>
      <w:r w:rsidR="00C76227">
        <w:rPr>
          <w:rFonts w:cs="Calibri"/>
          <w:szCs w:val="24"/>
        </w:rPr>
        <w:t xml:space="preserve">its Websites and </w:t>
      </w:r>
      <w:r w:rsidR="00C76227" w:rsidRPr="0027416A">
        <w:rPr>
          <w:rFonts w:cs="Calibri"/>
          <w:szCs w:val="24"/>
        </w:rPr>
        <w:t xml:space="preserve">Apps </w:t>
      </w:r>
      <w:bookmarkEnd w:id="48"/>
      <w:r w:rsidR="00C76227">
        <w:rPr>
          <w:rFonts w:cs="Calibri"/>
          <w:szCs w:val="24"/>
        </w:rPr>
        <w:t>(</w:t>
      </w:r>
      <w:r w:rsidR="00C76227" w:rsidRPr="008B6DFC">
        <w:rPr>
          <w:rFonts w:cs="Calibri"/>
          <w:szCs w:val="24"/>
        </w:rPr>
        <w:t xml:space="preserve">the </w:t>
      </w:r>
      <w:r w:rsidR="00C76227">
        <w:rPr>
          <w:rFonts w:cs="Calibri"/>
          <w:szCs w:val="24"/>
        </w:rPr>
        <w:t>“</w:t>
      </w:r>
      <w:r w:rsidR="00C76227" w:rsidRPr="0027416A">
        <w:rPr>
          <w:rFonts w:cs="Calibri"/>
          <w:b/>
          <w:bCs/>
          <w:szCs w:val="24"/>
        </w:rPr>
        <w:t>Crest Data</w:t>
      </w:r>
      <w:r w:rsidR="00C76227">
        <w:rPr>
          <w:rFonts w:cs="Calibri"/>
          <w:szCs w:val="24"/>
        </w:rPr>
        <w:t>”)</w:t>
      </w:r>
      <w:r w:rsidR="00C76227" w:rsidRPr="008B6DFC">
        <w:rPr>
          <w:rFonts w:cs="Calibri"/>
          <w:szCs w:val="24"/>
        </w:rPr>
        <w:t xml:space="preserve"> and Aggregated Data, including, without limitation, all Intellectual Property Rights therein. </w:t>
      </w:r>
      <w:r w:rsidR="004C56D0" w:rsidRPr="00590A7D">
        <w:rPr>
          <w:rFonts w:cs="Calibri"/>
          <w:szCs w:val="24"/>
        </w:rPr>
        <w:t xml:space="preserve">Subject to the limited rights expressly granted to you under this Agreement, </w:t>
      </w:r>
      <w:r w:rsidRPr="00590A7D">
        <w:rPr>
          <w:rFonts w:cs="Calibri"/>
          <w:szCs w:val="24"/>
        </w:rPr>
        <w:t>Crest</w:t>
      </w:r>
      <w:r w:rsidR="004C56D0" w:rsidRPr="00590A7D">
        <w:rPr>
          <w:rFonts w:cs="Calibri"/>
          <w:szCs w:val="24"/>
        </w:rPr>
        <w:t xml:space="preserve"> and its </w:t>
      </w:r>
      <w:r w:rsidR="001047B5" w:rsidRPr="00590A7D">
        <w:rPr>
          <w:rFonts w:cs="Calibri"/>
          <w:szCs w:val="24"/>
        </w:rPr>
        <w:t>A</w:t>
      </w:r>
      <w:r w:rsidR="004C56D0" w:rsidRPr="00590A7D">
        <w:rPr>
          <w:rFonts w:cs="Calibri"/>
          <w:szCs w:val="24"/>
        </w:rPr>
        <w:t xml:space="preserve">ffiliates </w:t>
      </w:r>
      <w:r w:rsidR="001047B5" w:rsidRPr="00590A7D">
        <w:rPr>
          <w:rFonts w:cs="Calibri"/>
          <w:szCs w:val="24"/>
        </w:rPr>
        <w:t xml:space="preserve">and licensors </w:t>
      </w:r>
      <w:r w:rsidR="004C56D0" w:rsidRPr="00590A7D">
        <w:rPr>
          <w:rFonts w:cs="Calibri"/>
          <w:szCs w:val="24"/>
        </w:rPr>
        <w:t xml:space="preserve">reserve all rights, title and interest in and to the Services, the </w:t>
      </w:r>
      <w:r w:rsidRPr="00590A7D">
        <w:rPr>
          <w:rFonts w:cs="Calibri"/>
          <w:szCs w:val="24"/>
        </w:rPr>
        <w:t>Crest</w:t>
      </w:r>
      <w:r w:rsidR="004C56D0" w:rsidRPr="00590A7D">
        <w:rPr>
          <w:rFonts w:cs="Calibri"/>
          <w:szCs w:val="24"/>
        </w:rPr>
        <w:t xml:space="preserve"> Data and Aggregated Data, including, without limitation, all related </w:t>
      </w:r>
      <w:r w:rsidR="001047B5" w:rsidRPr="00590A7D">
        <w:rPr>
          <w:rFonts w:cs="Calibri"/>
          <w:szCs w:val="24"/>
        </w:rPr>
        <w:t>I</w:t>
      </w:r>
      <w:r w:rsidR="004C56D0" w:rsidRPr="00590A7D">
        <w:rPr>
          <w:rFonts w:cs="Calibri"/>
          <w:szCs w:val="24"/>
        </w:rPr>
        <w:t xml:space="preserve">ntellectual </w:t>
      </w:r>
      <w:r w:rsidR="001047B5" w:rsidRPr="00590A7D">
        <w:rPr>
          <w:rFonts w:cs="Calibri"/>
          <w:szCs w:val="24"/>
        </w:rPr>
        <w:t>P</w:t>
      </w:r>
      <w:r w:rsidR="004C56D0" w:rsidRPr="00590A7D">
        <w:rPr>
          <w:rFonts w:cs="Calibri"/>
          <w:szCs w:val="24"/>
        </w:rPr>
        <w:t xml:space="preserve">roperty </w:t>
      </w:r>
      <w:r w:rsidR="001047B5" w:rsidRPr="00590A7D">
        <w:rPr>
          <w:rFonts w:cs="Calibri"/>
          <w:szCs w:val="24"/>
        </w:rPr>
        <w:t>R</w:t>
      </w:r>
      <w:r w:rsidR="004C56D0" w:rsidRPr="00590A7D">
        <w:rPr>
          <w:rFonts w:cs="Calibri"/>
          <w:szCs w:val="24"/>
        </w:rPr>
        <w:t xml:space="preserve">ights. As between you and </w:t>
      </w:r>
      <w:r w:rsidRPr="00590A7D">
        <w:rPr>
          <w:rFonts w:cs="Calibri"/>
          <w:szCs w:val="24"/>
        </w:rPr>
        <w:t>Crest</w:t>
      </w:r>
      <w:r w:rsidR="004C56D0" w:rsidRPr="00590A7D">
        <w:rPr>
          <w:rFonts w:cs="Calibri"/>
          <w:szCs w:val="24"/>
        </w:rPr>
        <w:t xml:space="preserve">, all </w:t>
      </w:r>
      <w:r w:rsidRPr="00590A7D">
        <w:rPr>
          <w:rFonts w:cs="Calibri"/>
          <w:szCs w:val="24"/>
        </w:rPr>
        <w:t>Crest</w:t>
      </w:r>
      <w:r w:rsidR="004C56D0" w:rsidRPr="00590A7D">
        <w:rPr>
          <w:rFonts w:cs="Calibri"/>
          <w:szCs w:val="24"/>
        </w:rPr>
        <w:t xml:space="preserve"> Marks are owned by </w:t>
      </w:r>
      <w:r w:rsidRPr="00590A7D">
        <w:rPr>
          <w:rFonts w:cs="Calibri"/>
          <w:szCs w:val="24"/>
        </w:rPr>
        <w:t>Crest</w:t>
      </w:r>
      <w:r w:rsidR="004C56D0" w:rsidRPr="00590A7D">
        <w:rPr>
          <w:rFonts w:cs="Calibri"/>
          <w:szCs w:val="24"/>
        </w:rPr>
        <w:t xml:space="preserve"> or its </w:t>
      </w:r>
      <w:r w:rsidR="001047B5" w:rsidRPr="00590A7D">
        <w:rPr>
          <w:rFonts w:cs="Calibri"/>
          <w:szCs w:val="24"/>
        </w:rPr>
        <w:t>A</w:t>
      </w:r>
      <w:r w:rsidR="004C56D0" w:rsidRPr="00590A7D">
        <w:rPr>
          <w:rFonts w:cs="Calibri"/>
          <w:szCs w:val="24"/>
        </w:rPr>
        <w:t>ffiliates</w:t>
      </w:r>
      <w:r w:rsidR="001047B5" w:rsidRPr="00590A7D">
        <w:rPr>
          <w:rFonts w:cs="Calibri"/>
          <w:szCs w:val="24"/>
        </w:rPr>
        <w:t xml:space="preserve"> and licensors</w:t>
      </w:r>
      <w:r w:rsidR="004C56D0" w:rsidRPr="00590A7D">
        <w:rPr>
          <w:rFonts w:cs="Calibri"/>
          <w:szCs w:val="24"/>
        </w:rPr>
        <w:t xml:space="preserve">. You agree not to display or use any </w:t>
      </w:r>
      <w:r w:rsidRPr="00590A7D">
        <w:rPr>
          <w:rFonts w:cs="Calibri"/>
          <w:szCs w:val="24"/>
        </w:rPr>
        <w:t>Crest</w:t>
      </w:r>
      <w:r w:rsidR="004C56D0" w:rsidRPr="00590A7D">
        <w:rPr>
          <w:rFonts w:cs="Calibri"/>
          <w:szCs w:val="24"/>
        </w:rPr>
        <w:t xml:space="preserve"> Marks in any manner without </w:t>
      </w:r>
      <w:r w:rsidRPr="00590A7D">
        <w:rPr>
          <w:rFonts w:cs="Calibri"/>
          <w:szCs w:val="24"/>
        </w:rPr>
        <w:t>Crest</w:t>
      </w:r>
      <w:r w:rsidR="000A4AA3" w:rsidRPr="00590A7D">
        <w:rPr>
          <w:rFonts w:cs="Calibri"/>
          <w:szCs w:val="24"/>
        </w:rPr>
        <w:t>’</w:t>
      </w:r>
      <w:r w:rsidR="004C56D0" w:rsidRPr="00590A7D">
        <w:rPr>
          <w:rFonts w:cs="Calibri"/>
          <w:szCs w:val="24"/>
        </w:rPr>
        <w:t>s express prior written permission. Any trademarks, service marks and logos associated with a Third</w:t>
      </w:r>
      <w:r w:rsidR="00216D90">
        <w:rPr>
          <w:rFonts w:cs="Calibri"/>
          <w:szCs w:val="24"/>
        </w:rPr>
        <w:t>-Party</w:t>
      </w:r>
      <w:r w:rsidR="004C56D0" w:rsidRPr="00590A7D">
        <w:rPr>
          <w:rFonts w:cs="Calibri"/>
          <w:szCs w:val="24"/>
        </w:rPr>
        <w:t xml:space="preserve"> </w:t>
      </w:r>
      <w:r w:rsidR="001047B5" w:rsidRPr="00590A7D">
        <w:rPr>
          <w:rFonts w:cs="Calibri"/>
          <w:szCs w:val="24"/>
        </w:rPr>
        <w:t>Service</w:t>
      </w:r>
      <w:r w:rsidR="004C56D0" w:rsidRPr="00590A7D">
        <w:rPr>
          <w:rFonts w:cs="Calibri"/>
          <w:szCs w:val="24"/>
        </w:rPr>
        <w:t xml:space="preserve"> may be the property of the third party provider, and you should consult with their trademark guidelines before using any of their</w:t>
      </w:r>
      <w:r w:rsidR="00B206DC" w:rsidRPr="00590A7D">
        <w:rPr>
          <w:rFonts w:cs="Calibri"/>
          <w:szCs w:val="24"/>
        </w:rPr>
        <w:t xml:space="preserve"> </w:t>
      </w:r>
      <w:r w:rsidR="004C56D0" w:rsidRPr="00590A7D">
        <w:rPr>
          <w:rFonts w:cs="Calibri"/>
          <w:szCs w:val="24"/>
        </w:rPr>
        <w:t>marks.</w:t>
      </w:r>
    </w:p>
    <w:p w14:paraId="3A9CFE12" w14:textId="5EE71C31" w:rsidR="00E341ED" w:rsidRPr="00590A7D" w:rsidRDefault="00E341ED" w:rsidP="00590A7D">
      <w:pPr>
        <w:pStyle w:val="OutHead2"/>
        <w:rPr>
          <w:rFonts w:cs="Calibri"/>
          <w:szCs w:val="24"/>
        </w:rPr>
      </w:pPr>
      <w:r w:rsidRPr="00590A7D">
        <w:rPr>
          <w:rFonts w:cs="Calibri"/>
          <w:b/>
          <w:bCs/>
          <w:szCs w:val="24"/>
        </w:rPr>
        <w:t>License Grant to You.</w:t>
      </w:r>
      <w:r w:rsidRPr="00590A7D">
        <w:rPr>
          <w:rFonts w:cs="Calibri"/>
          <w:szCs w:val="24"/>
        </w:rPr>
        <w:t xml:space="preserve"> </w:t>
      </w:r>
      <w:r w:rsidR="00B96E27" w:rsidRPr="008B6DFC">
        <w:rPr>
          <w:rFonts w:cs="Calibri"/>
          <w:szCs w:val="24"/>
        </w:rPr>
        <w:t>Subject to your compliance with the terms and conditions of this Agreement</w:t>
      </w:r>
      <w:r w:rsidR="00B96E27" w:rsidRPr="00424014">
        <w:rPr>
          <w:rFonts w:cs="Calibri"/>
          <w:szCs w:val="24"/>
        </w:rPr>
        <w:t xml:space="preserve"> </w:t>
      </w:r>
      <w:r w:rsidR="00B96E27">
        <w:rPr>
          <w:rFonts w:cs="Calibri"/>
          <w:szCs w:val="24"/>
        </w:rPr>
        <w:t xml:space="preserve">including the </w:t>
      </w:r>
      <w:commentRangeStart w:id="49"/>
      <w:r w:rsidR="00B96E27" w:rsidRPr="00683EB9">
        <w:rPr>
          <w:rFonts w:cs="Calibri"/>
          <w:b/>
          <w:bCs/>
          <w:szCs w:val="24"/>
          <w:u w:val="single"/>
        </w:rPr>
        <w:t>Acceptable Use Policy</w:t>
      </w:r>
      <w:commentRangeEnd w:id="49"/>
      <w:r w:rsidR="00B96E27">
        <w:rPr>
          <w:rStyle w:val="CommentReference"/>
          <w:rFonts w:ascii="Arial" w:hAnsi="Arial"/>
        </w:rPr>
        <w:commentReference w:id="49"/>
      </w:r>
      <w:r w:rsidRPr="00590A7D">
        <w:rPr>
          <w:rFonts w:cs="Calibri"/>
          <w:szCs w:val="24"/>
        </w:rPr>
        <w:t>, Crest hereby grants to you a limited, non-exclusive, non-transferable, non-sublicensable, revocable license and right to use the Services, during the Subscription Term and solely for your internal business purposes. You will not: (1) modify, copy or create any derivative works based on the Services; (2) license, sublicense, sell, resell, rent, lease, transfer, assign, distribute, time share, offer in a service bureau, or otherwise make the Services available to any third party, other than to Affiliates and End Users as permitted herein; (3) reverse engineer or decompile any portion of the Services, including but not limited to, any software utilized by Crest in the provision of the Services; (4) access or use (or allow a third party to access or use) the Services for competitive analysis or to build any competing products or services; (5) copy any features, functions, integrations, interfaces or graphics of the Services; (6) use the Service</w:t>
      </w:r>
      <w:r w:rsidR="006B06D8">
        <w:rPr>
          <w:rFonts w:cs="Calibri"/>
          <w:szCs w:val="24"/>
        </w:rPr>
        <w:t>s</w:t>
      </w:r>
      <w:r w:rsidRPr="00590A7D">
        <w:rPr>
          <w:rFonts w:cs="Calibri"/>
          <w:szCs w:val="24"/>
        </w:rPr>
        <w:t xml:space="preserve"> to provide, or incorporate the Service into, any substantially similar cloud-based service for the benefit of a third party; or (7) otherwise use or exploit the Services in any manner not expressly permitted by this Agreement.</w:t>
      </w:r>
    </w:p>
    <w:p w14:paraId="6042AD91" w14:textId="3F20ED21" w:rsidR="004D0A1A" w:rsidRPr="00590A7D" w:rsidRDefault="00A42511" w:rsidP="00590A7D">
      <w:pPr>
        <w:pStyle w:val="OutHead2"/>
        <w:rPr>
          <w:rFonts w:cs="Calibri"/>
          <w:szCs w:val="24"/>
        </w:rPr>
      </w:pPr>
      <w:r w:rsidRPr="00590A7D">
        <w:rPr>
          <w:rFonts w:cs="Calibri"/>
          <w:b/>
          <w:bCs/>
          <w:szCs w:val="24"/>
        </w:rPr>
        <w:t>License Grant to Crest.</w:t>
      </w:r>
      <w:r w:rsidRPr="00590A7D">
        <w:rPr>
          <w:rFonts w:cs="Calibri"/>
          <w:szCs w:val="24"/>
        </w:rPr>
        <w:t xml:space="preserve"> You grant to Crest and its Affiliates a worldwide, transferable, sublicensable, </w:t>
      </w:r>
      <w:r w:rsidR="00EE1D87">
        <w:rPr>
          <w:rFonts w:cs="Calibri"/>
          <w:szCs w:val="24"/>
        </w:rPr>
        <w:t xml:space="preserve">perpetual, </w:t>
      </w:r>
      <w:r w:rsidRPr="00590A7D">
        <w:rPr>
          <w:rFonts w:cs="Calibri"/>
          <w:szCs w:val="24"/>
        </w:rPr>
        <w:t xml:space="preserve">royalty-free license to modify, copy, distribute and incorporate into the Services your business name(s), trademarks, service marks, logos or any publicly available images (collectively, </w:t>
      </w:r>
      <w:r w:rsidR="00394F12">
        <w:rPr>
          <w:rFonts w:cs="Calibri"/>
          <w:szCs w:val="24"/>
        </w:rPr>
        <w:t>“</w:t>
      </w:r>
      <w:r w:rsidRPr="00590A7D">
        <w:rPr>
          <w:rFonts w:cs="Calibri"/>
          <w:b/>
          <w:bCs/>
          <w:szCs w:val="24"/>
        </w:rPr>
        <w:t>Your Marks</w:t>
      </w:r>
      <w:r w:rsidR="00394F12">
        <w:rPr>
          <w:rFonts w:cs="Calibri"/>
          <w:szCs w:val="24"/>
        </w:rPr>
        <w:t>”</w:t>
      </w:r>
      <w:r w:rsidRPr="00590A7D">
        <w:rPr>
          <w:rFonts w:cs="Calibri"/>
          <w:szCs w:val="24"/>
        </w:rPr>
        <w:t>) in connection with: (</w:t>
      </w:r>
      <w:r w:rsidR="00285E15">
        <w:rPr>
          <w:rFonts w:cs="Calibri"/>
          <w:szCs w:val="24"/>
        </w:rPr>
        <w:t>1</w:t>
      </w:r>
      <w:r w:rsidRPr="00590A7D">
        <w:rPr>
          <w:rFonts w:cs="Calibri"/>
          <w:szCs w:val="24"/>
        </w:rPr>
        <w:t>) providing the Services, (</w:t>
      </w:r>
      <w:r w:rsidR="00285E15">
        <w:rPr>
          <w:rFonts w:cs="Calibri"/>
          <w:szCs w:val="24"/>
        </w:rPr>
        <w:t>2</w:t>
      </w:r>
      <w:r w:rsidRPr="00590A7D">
        <w:rPr>
          <w:rFonts w:cs="Calibri"/>
          <w:szCs w:val="24"/>
        </w:rPr>
        <w:t>) for marketing and promotional purposes in connection with Crest’s business, and (</w:t>
      </w:r>
      <w:r w:rsidR="00285E15">
        <w:rPr>
          <w:rFonts w:cs="Calibri"/>
          <w:szCs w:val="24"/>
        </w:rPr>
        <w:t>3</w:t>
      </w:r>
      <w:r w:rsidRPr="00590A7D">
        <w:rPr>
          <w:rFonts w:cs="Calibri"/>
          <w:szCs w:val="24"/>
        </w:rPr>
        <w:t xml:space="preserve">) for Marketing Services. Crest agrees that any use by Crest of any of Your Marks will inure solely to the benefit </w:t>
      </w:r>
      <w:r w:rsidRPr="00590A7D">
        <w:rPr>
          <w:rFonts w:cs="Calibri"/>
          <w:szCs w:val="24"/>
        </w:rPr>
        <w:lastRenderedPageBreak/>
        <w:t>and goodwill of your business. Other than those rights specifically granted to Crest or its Affiliates herein, all right, title and interest in and to Your Marks are expressly reserved by you.</w:t>
      </w:r>
    </w:p>
    <w:p w14:paraId="428704C7" w14:textId="09B80278" w:rsidR="005F3F2E" w:rsidRPr="00590A7D" w:rsidRDefault="004D0A1A" w:rsidP="00590A7D">
      <w:pPr>
        <w:pStyle w:val="OutHead2"/>
        <w:rPr>
          <w:rFonts w:cs="Calibri"/>
          <w:szCs w:val="24"/>
        </w:rPr>
      </w:pPr>
      <w:r w:rsidRPr="00337EC8">
        <w:rPr>
          <w:rFonts w:cs="Calibri"/>
          <w:b/>
          <w:bCs/>
          <w:szCs w:val="24"/>
        </w:rPr>
        <w:t>Feedback</w:t>
      </w:r>
      <w:r w:rsidRPr="00590A7D">
        <w:rPr>
          <w:rFonts w:cs="Calibri"/>
          <w:szCs w:val="24"/>
        </w:rPr>
        <w:t xml:space="preserve">. You may choose to or we may invite you to submit comments or ideas about the </w:t>
      </w:r>
      <w:r w:rsidR="00140442">
        <w:rPr>
          <w:rFonts w:cs="Calibri"/>
          <w:szCs w:val="24"/>
        </w:rPr>
        <w:t>Services</w:t>
      </w:r>
      <w:r w:rsidRPr="00590A7D">
        <w:rPr>
          <w:rFonts w:cs="Calibri"/>
          <w:szCs w:val="24"/>
        </w:rPr>
        <w:t xml:space="preserve">, including without limitation about how to improve the </w:t>
      </w:r>
      <w:r w:rsidR="00140442">
        <w:rPr>
          <w:rFonts w:cs="Calibri"/>
          <w:szCs w:val="24"/>
        </w:rPr>
        <w:t>Services</w:t>
      </w:r>
      <w:r w:rsidRPr="00590A7D">
        <w:rPr>
          <w:rFonts w:cs="Calibri"/>
          <w:szCs w:val="24"/>
        </w:rPr>
        <w:t xml:space="preserve"> or our other products (</w:t>
      </w:r>
      <w:r w:rsidR="00394F12">
        <w:rPr>
          <w:rFonts w:cs="Calibri"/>
          <w:szCs w:val="24"/>
        </w:rPr>
        <w:t>“</w:t>
      </w:r>
      <w:r w:rsidRPr="00D50732">
        <w:rPr>
          <w:rFonts w:cs="Calibri"/>
          <w:b/>
          <w:bCs/>
          <w:szCs w:val="24"/>
        </w:rPr>
        <w:t>Feedback</w:t>
      </w:r>
      <w:r w:rsidR="00394F12">
        <w:rPr>
          <w:rFonts w:cs="Calibri"/>
          <w:szCs w:val="24"/>
        </w:rPr>
        <w:t>”</w:t>
      </w:r>
      <w:r w:rsidRPr="00590A7D">
        <w:rPr>
          <w:rFonts w:cs="Calibri"/>
          <w:szCs w:val="24"/>
        </w:rPr>
        <w:t xml:space="preserve">). You represent and warrant that you have all rights necessary to submit Feedback. By submitting any Feedback, you agree that your disclosure is gratuitous, unsolicited, and without restriction, that it will not place Crest under any fiduciary or other obligation, and that we are free to use the Feedback without any additional compensation to you, and/or to disclose the Feedback on a non-confidential basis or otherwise to anyone. You further acknowledge that, by acceptance of your submission, Crest does not waive any rights to use similar or related ideas previously known to Crest or developed by its employees, or obtained from sources other than you. Crest has no obligation to review any Feedback nor to keep any Feedback confidential, and Crest may </w:t>
      </w:r>
      <w:r w:rsidR="00EE1D87">
        <w:rPr>
          <w:rFonts w:cs="Calibri"/>
          <w:szCs w:val="24"/>
        </w:rPr>
        <w:t xml:space="preserve">perpetually </w:t>
      </w:r>
      <w:r w:rsidRPr="00590A7D">
        <w:rPr>
          <w:rFonts w:cs="Calibri"/>
          <w:szCs w:val="24"/>
        </w:rPr>
        <w:t>use and redistribute Feedback for any purpose, without restriction and free of any obligation to acknowledge or compensate you.</w:t>
      </w:r>
    </w:p>
    <w:bookmarkEnd w:id="47"/>
    <w:p w14:paraId="2C2EDA00" w14:textId="60391CAD" w:rsidR="004D0A1A" w:rsidRPr="00590A7D" w:rsidRDefault="004D0A1A" w:rsidP="00590A7D">
      <w:pPr>
        <w:pStyle w:val="OutHead1"/>
        <w:rPr>
          <w:rFonts w:cs="Calibri"/>
          <w:b w:val="0"/>
          <w:bCs/>
          <w:szCs w:val="24"/>
        </w:rPr>
      </w:pPr>
      <w:r w:rsidRPr="00590A7D">
        <w:rPr>
          <w:rFonts w:cs="Calibri"/>
          <w:szCs w:val="24"/>
        </w:rPr>
        <w:t xml:space="preserve">Intellectual Property Policy. </w:t>
      </w:r>
      <w:r w:rsidRPr="00590A7D">
        <w:rPr>
          <w:rFonts w:cs="Calibri"/>
          <w:b w:val="0"/>
          <w:bCs/>
          <w:szCs w:val="24"/>
        </w:rPr>
        <w:t xml:space="preserve">Crest honors intellectual property rights and responds to valid infringement notices under our </w:t>
      </w:r>
      <w:commentRangeStart w:id="50"/>
      <w:r w:rsidRPr="00590A7D">
        <w:rPr>
          <w:rFonts w:cs="Calibri"/>
          <w:szCs w:val="24"/>
          <w:u w:val="single"/>
        </w:rPr>
        <w:t>Intellectual Property Policy</w:t>
      </w:r>
      <w:commentRangeEnd w:id="50"/>
      <w:r w:rsidR="005E77F3">
        <w:rPr>
          <w:rStyle w:val="CommentReference"/>
          <w:rFonts w:ascii="Arial" w:hAnsi="Arial"/>
          <w:b w:val="0"/>
        </w:rPr>
        <w:commentReference w:id="50"/>
      </w:r>
      <w:r w:rsidRPr="00590A7D">
        <w:rPr>
          <w:rFonts w:cs="Calibri"/>
          <w:b w:val="0"/>
          <w:bCs/>
          <w:szCs w:val="24"/>
        </w:rPr>
        <w:t>. All information and content submitted to Crest is governed by this policy.</w:t>
      </w:r>
    </w:p>
    <w:p w14:paraId="4BA91FB7" w14:textId="0ADAE4B3" w:rsidR="00A42511" w:rsidRPr="00590A7D" w:rsidRDefault="00A42511" w:rsidP="00590A7D">
      <w:pPr>
        <w:pStyle w:val="OutHead1"/>
        <w:rPr>
          <w:rFonts w:cs="Calibri"/>
          <w:szCs w:val="24"/>
        </w:rPr>
      </w:pPr>
      <w:r w:rsidRPr="00590A7D">
        <w:rPr>
          <w:rFonts w:cs="Calibri"/>
          <w:szCs w:val="24"/>
        </w:rPr>
        <w:t>Data Ownership and Use</w:t>
      </w:r>
    </w:p>
    <w:p w14:paraId="323293E3" w14:textId="455E32DC" w:rsidR="00A42511" w:rsidRPr="00590A7D" w:rsidRDefault="00A42511" w:rsidP="00590A7D">
      <w:pPr>
        <w:pStyle w:val="OutHead2"/>
        <w:rPr>
          <w:rFonts w:cs="Calibri"/>
          <w:szCs w:val="24"/>
        </w:rPr>
      </w:pPr>
      <w:r w:rsidRPr="00590A7D">
        <w:rPr>
          <w:rFonts w:cs="Calibri"/>
          <w:b/>
          <w:bCs/>
          <w:szCs w:val="24"/>
        </w:rPr>
        <w:t xml:space="preserve">Your Data. </w:t>
      </w:r>
      <w:r w:rsidRPr="00590A7D">
        <w:rPr>
          <w:rFonts w:cs="Calibri"/>
          <w:szCs w:val="24"/>
        </w:rPr>
        <w:t xml:space="preserve">As between you and Crest, you own all right, title and interest in Your Data. You hereby grant to Crest a nonexclusive, worldwide, </w:t>
      </w:r>
      <w:r w:rsidR="00E05CD9">
        <w:rPr>
          <w:rFonts w:cs="Calibri"/>
          <w:szCs w:val="24"/>
        </w:rPr>
        <w:t xml:space="preserve">perpetual, </w:t>
      </w:r>
      <w:r w:rsidRPr="00590A7D">
        <w:rPr>
          <w:rFonts w:cs="Calibri"/>
          <w:szCs w:val="24"/>
        </w:rPr>
        <w:t xml:space="preserve">assignable, sublicensable, fully paid-up and royalty-free license and right to copy, distribute, display and perform, publish, prepare derivative works of and otherwise use Your Data for the purposes of providing, improving and developing Crest’s or its Affiliates’ products and services and/or complementary products and services of our partners. You represent, warrant and covenant to Crest that you have all rights necessary to grant the licenses in this Section </w:t>
      </w:r>
      <w:r w:rsidR="00285E15">
        <w:rPr>
          <w:rFonts w:cs="Calibri"/>
          <w:szCs w:val="24"/>
        </w:rPr>
        <w:t>7</w:t>
      </w:r>
      <w:r w:rsidRPr="00590A7D">
        <w:rPr>
          <w:rFonts w:cs="Calibri"/>
          <w:szCs w:val="24"/>
        </w:rPr>
        <w:t>, and that your provision and use of Your Data through and in connection with the Services does not violate any applicable Laws or rights of any third party.</w:t>
      </w:r>
    </w:p>
    <w:p w14:paraId="59602E3A" w14:textId="0A12F3FC" w:rsidR="00A42511" w:rsidRPr="00590A7D" w:rsidRDefault="00A42511" w:rsidP="00337EC8">
      <w:pPr>
        <w:pStyle w:val="OutHead3"/>
      </w:pPr>
      <w:bookmarkStart w:id="51" w:name="_Hlk209618527"/>
      <w:r w:rsidRPr="00590A7D">
        <w:rPr>
          <w:b/>
          <w:bCs/>
        </w:rPr>
        <w:t>Collaboration and Sharing of Your Data</w:t>
      </w:r>
      <w:r w:rsidRPr="00590A7D">
        <w:t xml:space="preserve">. Some Services permit you to collaborate with others, including sharing or publishing Your Data. If you choose to share or publish Your Data, others may be able to use, sell, reproduce, modify, distribute, make available, display, transmit and communicate Your Data. If </w:t>
      </w:r>
      <w:r w:rsidR="00E05CD9">
        <w:t>y</w:t>
      </w:r>
      <w:r w:rsidRPr="00590A7D">
        <w:t xml:space="preserve">ou do not want others to have any such access or any of those rights, do not use the sharing, publishing, or other collaboration features of the Services and </w:t>
      </w:r>
      <w:r w:rsidR="004966C1">
        <w:t xml:space="preserve">where possible </w:t>
      </w:r>
      <w:r w:rsidRPr="00590A7D">
        <w:t>set your permissions accordingly. You are responsible for ensuring the appropriate level of access to Your Data by any third party. If You authorize any of Your Data to be shared with any third party, Crest may make Your Data available to such third party; Crest will, however, have no responsibility or liability for the actions of such third party.</w:t>
      </w:r>
    </w:p>
    <w:p w14:paraId="4E7BC15C" w14:textId="27EE1FE2" w:rsidR="006978D0" w:rsidRPr="006978D0" w:rsidRDefault="006978D0" w:rsidP="006978D0">
      <w:pPr>
        <w:pStyle w:val="OutHead3"/>
      </w:pPr>
      <w:r w:rsidRPr="006978D0">
        <w:rPr>
          <w:b/>
          <w:bCs/>
        </w:rPr>
        <w:t>No Monitoring</w:t>
      </w:r>
      <w:r w:rsidRPr="006978D0">
        <w:t xml:space="preserve">. Crest is not required to monitor, pre-screen or edit </w:t>
      </w:r>
      <w:r>
        <w:t>Your Data</w:t>
      </w:r>
      <w:r w:rsidRPr="006978D0">
        <w:t xml:space="preserve"> </w:t>
      </w:r>
      <w:r w:rsidRPr="006978D0">
        <w:lastRenderedPageBreak/>
        <w:t xml:space="preserve">but may remove or modify it at any time for any reason. By using the Services, you might encounter content that is offensive or objectionable. Crest is not responsible for </w:t>
      </w:r>
      <w:r>
        <w:t>Your Data</w:t>
      </w:r>
      <w:r w:rsidRPr="006978D0">
        <w:t xml:space="preserve"> or any loss or damage related to it. </w:t>
      </w:r>
    </w:p>
    <w:p w14:paraId="17BC25E3" w14:textId="77777777" w:rsidR="00B126A5" w:rsidRDefault="00B126A5" w:rsidP="00B126A5">
      <w:pPr>
        <w:pStyle w:val="OutHead3"/>
      </w:pPr>
      <w:r w:rsidRPr="00590A7D">
        <w:rPr>
          <w:b/>
          <w:bCs/>
        </w:rPr>
        <w:t>Data Backups</w:t>
      </w:r>
      <w:r w:rsidRPr="00590A7D">
        <w:t>. You acknowledge that if there is any loss or damage to Your Data, your sole and exclusive remedy will be for Crest to use reasonable commercial efforts to restore such lost or damaged data from the latest backup of Your Data maintained by Crest; however, such restoration by Crest is not guaranteed. You are responsible for keeping your own up-to-date backup copies of Your Data. Crest will not be responsible for any loss, destruction, alteration, or disclosure of Your Data caused by any Third-Party Service.</w:t>
      </w:r>
    </w:p>
    <w:p w14:paraId="0967A1F1" w14:textId="59E77BC3" w:rsidR="006978D0" w:rsidRPr="006978D0" w:rsidRDefault="006978D0" w:rsidP="006978D0">
      <w:pPr>
        <w:pStyle w:val="OutHead3"/>
      </w:pPr>
      <w:r w:rsidRPr="006978D0">
        <w:rPr>
          <w:b/>
          <w:bCs/>
        </w:rPr>
        <w:t xml:space="preserve">Removal of </w:t>
      </w:r>
      <w:r>
        <w:rPr>
          <w:b/>
          <w:bCs/>
        </w:rPr>
        <w:t>Your Data</w:t>
      </w:r>
      <w:r w:rsidRPr="006978D0">
        <w:t xml:space="preserve">. Subject to your agreement with any </w:t>
      </w:r>
      <w:r>
        <w:t xml:space="preserve">providers of </w:t>
      </w:r>
      <w:r w:rsidRPr="006978D0">
        <w:t xml:space="preserve">Third-Party </w:t>
      </w:r>
      <w:r>
        <w:t>Services</w:t>
      </w:r>
      <w:r w:rsidRPr="006978D0">
        <w:t xml:space="preserve">, you may be able to modify or remove </w:t>
      </w:r>
      <w:r>
        <w:t>Your Data</w:t>
      </w:r>
      <w:r w:rsidRPr="006978D0">
        <w:t xml:space="preserve"> via your Crest Account or by terminating your Crest Account. For </w:t>
      </w:r>
      <w:r>
        <w:t>Your Data</w:t>
      </w:r>
      <w:r w:rsidRPr="006978D0">
        <w:t xml:space="preserve"> containing audio and/or video recordings or livestreams, you hereby waive all rights and release and discharge </w:t>
      </w:r>
      <w:r>
        <w:t>us</w:t>
      </w:r>
      <w:r w:rsidRPr="006978D0">
        <w:t xml:space="preserve"> from all manner of actions, causes of action, debts, accounts, contracts, claims and demands whatsoever, including defamation, invasion of right to privacy, publicity or personality or any similar matter, arising out of or relating to the use and exploitation of such </w:t>
      </w:r>
      <w:r>
        <w:t>Your Data</w:t>
      </w:r>
      <w:r w:rsidRPr="006978D0">
        <w:t xml:space="preserve"> or your name, alias, likeness, appearance and form. </w:t>
      </w:r>
    </w:p>
    <w:bookmarkEnd w:id="51"/>
    <w:p w14:paraId="5EFAE7F5" w14:textId="652106FE" w:rsidR="00B126A5" w:rsidRPr="00B126A5" w:rsidRDefault="00B126A5" w:rsidP="00B126A5">
      <w:pPr>
        <w:pStyle w:val="OutHead2"/>
        <w:rPr>
          <w:rFonts w:cs="Calibri"/>
          <w:szCs w:val="24"/>
        </w:rPr>
      </w:pPr>
      <w:r w:rsidRPr="00B126A5">
        <w:rPr>
          <w:rFonts w:cs="Calibri"/>
          <w:b/>
          <w:bCs/>
          <w:szCs w:val="24"/>
        </w:rPr>
        <w:t>Disclaimer About Certain Information, Communications and Content</w:t>
      </w:r>
      <w:r w:rsidRPr="00B126A5">
        <w:rPr>
          <w:rFonts w:cs="Calibri"/>
          <w:szCs w:val="24"/>
        </w:rPr>
        <w:t xml:space="preserve">. Any opinions, advice, reviews, statements, offers or other information, communications or content found on, through or in relation to the </w:t>
      </w:r>
      <w:r>
        <w:rPr>
          <w:rFonts w:cs="Calibri"/>
          <w:szCs w:val="24"/>
        </w:rPr>
        <w:t>Services</w:t>
      </w:r>
      <w:r w:rsidRPr="00B126A5">
        <w:rPr>
          <w:rFonts w:cs="Calibri"/>
          <w:szCs w:val="24"/>
        </w:rPr>
        <w:t xml:space="preserve">, in any marketing or promotional materials concerning Crest, Third-Party </w:t>
      </w:r>
      <w:r>
        <w:rPr>
          <w:rFonts w:cs="Calibri"/>
          <w:szCs w:val="24"/>
        </w:rPr>
        <w:t>Services</w:t>
      </w:r>
      <w:r w:rsidRPr="00B126A5">
        <w:rPr>
          <w:rFonts w:cs="Calibri"/>
          <w:szCs w:val="24"/>
        </w:rPr>
        <w:t xml:space="preserve">, the </w:t>
      </w:r>
      <w:r>
        <w:rPr>
          <w:rFonts w:cs="Calibri"/>
          <w:szCs w:val="24"/>
        </w:rPr>
        <w:t>Websites</w:t>
      </w:r>
      <w:r w:rsidRPr="00B126A5">
        <w:rPr>
          <w:rFonts w:cs="Calibri"/>
          <w:szCs w:val="24"/>
        </w:rPr>
        <w:t xml:space="preserve">, or any third-party providers (including, without limitation, advertisements and social media pages) or made or provided during the course of your visit, access, registration with or use of the </w:t>
      </w:r>
      <w:r>
        <w:rPr>
          <w:rFonts w:cs="Calibri"/>
          <w:szCs w:val="24"/>
        </w:rPr>
        <w:t>Services</w:t>
      </w:r>
      <w:r w:rsidRPr="00B126A5">
        <w:rPr>
          <w:rFonts w:cs="Calibri"/>
          <w:szCs w:val="24"/>
        </w:rPr>
        <w:t xml:space="preserve"> are those of their respective authors, and not necessarily those of Crest, and, thus, should not necessarily be relied upon. Such authors are solely responsible for the accuracy of such information, communications or content. Crest does not guarantee, adopt or endorse the accuracy, completeness, reliability or usefulness of any such information, communications or content, even if Crest is the author. Crest is not responsible for the accuracy, completeness, reliability or usefulness of any such information, communications or content. Under no circumstances shall Crest be liable to you or any third parties for any loss or damage caused by or arising from or in connection with your reliance on any such information, communications or content. Crest does not provide any services for which a medical or veterinarian license is required. </w:t>
      </w:r>
    </w:p>
    <w:p w14:paraId="1AAD07AD" w14:textId="5EA33488" w:rsidR="00A42511" w:rsidRPr="00590A7D" w:rsidRDefault="00A42511" w:rsidP="00590A7D">
      <w:pPr>
        <w:pStyle w:val="OutHead2"/>
        <w:rPr>
          <w:rFonts w:cs="Calibri"/>
          <w:szCs w:val="24"/>
        </w:rPr>
      </w:pPr>
      <w:r w:rsidRPr="00590A7D">
        <w:rPr>
          <w:rFonts w:cs="Calibri"/>
          <w:b/>
          <w:bCs/>
          <w:szCs w:val="24"/>
        </w:rPr>
        <w:t>Aggregated Data.</w:t>
      </w:r>
      <w:r w:rsidRPr="00590A7D">
        <w:rPr>
          <w:rFonts w:cs="Calibri"/>
          <w:szCs w:val="24"/>
        </w:rPr>
        <w:t xml:space="preserve"> You agree Crest owns all Aggregated Data. You also agree that nothing in this Agreement will prohibit Crest or its Affiliates from utilizing Aggregated Data for any purpose, provided such Aggregated Data does not reveal any personally identifying information about you or any End Users or is reasonably linkable to any End User or household.</w:t>
      </w:r>
    </w:p>
    <w:p w14:paraId="7B0C27B9" w14:textId="28EC1DAF" w:rsidR="00A42511" w:rsidRPr="00590A7D" w:rsidRDefault="00A42511" w:rsidP="00590A7D">
      <w:pPr>
        <w:pStyle w:val="OutHead2"/>
        <w:rPr>
          <w:rFonts w:cs="Calibri"/>
          <w:szCs w:val="24"/>
        </w:rPr>
      </w:pPr>
      <w:r w:rsidRPr="00590A7D">
        <w:rPr>
          <w:rFonts w:cs="Calibri"/>
          <w:b/>
          <w:bCs/>
          <w:szCs w:val="24"/>
        </w:rPr>
        <w:t>Protection and Security.</w:t>
      </w:r>
      <w:r w:rsidRPr="00590A7D">
        <w:rPr>
          <w:rFonts w:cs="Calibri"/>
          <w:szCs w:val="24"/>
        </w:rPr>
        <w:t xml:space="preserve"> During the Subscription Term, Crest will maintain administrative, physical and technical safeguards designed for the protection and integrity of </w:t>
      </w:r>
      <w:r w:rsidRPr="00590A7D">
        <w:rPr>
          <w:rFonts w:cs="Calibri"/>
          <w:szCs w:val="24"/>
        </w:rPr>
        <w:lastRenderedPageBreak/>
        <w:t xml:space="preserve">Your Data. Additional information about Crest’s security practices </w:t>
      </w:r>
      <w:r w:rsidR="004966C1">
        <w:rPr>
          <w:rFonts w:cs="Calibri"/>
          <w:szCs w:val="24"/>
        </w:rPr>
        <w:t>may</w:t>
      </w:r>
      <w:r w:rsidRPr="00590A7D">
        <w:rPr>
          <w:rFonts w:cs="Calibri"/>
          <w:szCs w:val="24"/>
        </w:rPr>
        <w:t xml:space="preserve"> be found in the Documentation.</w:t>
      </w:r>
    </w:p>
    <w:p w14:paraId="1C5CE709" w14:textId="77777777" w:rsidR="00A42511" w:rsidRPr="00590A7D" w:rsidRDefault="00A42511" w:rsidP="00590A7D">
      <w:pPr>
        <w:pStyle w:val="OutHead2"/>
        <w:rPr>
          <w:rFonts w:cs="Calibri"/>
          <w:szCs w:val="24"/>
        </w:rPr>
      </w:pPr>
      <w:r w:rsidRPr="00590A7D">
        <w:rPr>
          <w:rFonts w:cs="Calibri"/>
          <w:b/>
          <w:bCs/>
          <w:szCs w:val="24"/>
        </w:rPr>
        <w:t>Privacy</w:t>
      </w:r>
      <w:r w:rsidRPr="00590A7D">
        <w:rPr>
          <w:rFonts w:cs="Calibri"/>
          <w:szCs w:val="24"/>
        </w:rPr>
        <w:t xml:space="preserve">. Our </w:t>
      </w:r>
      <w:commentRangeStart w:id="52"/>
      <w:r w:rsidRPr="00DD7F36">
        <w:rPr>
          <w:rFonts w:cs="Calibri"/>
          <w:b/>
          <w:bCs/>
          <w:szCs w:val="24"/>
          <w:u w:val="single"/>
        </w:rPr>
        <w:t xml:space="preserve">Privacy </w:t>
      </w:r>
      <w:commentRangeEnd w:id="52"/>
      <w:r w:rsidR="00DD7F36">
        <w:rPr>
          <w:rStyle w:val="CommentReference"/>
          <w:rFonts w:ascii="Arial" w:hAnsi="Arial"/>
        </w:rPr>
        <w:commentReference w:id="52"/>
      </w:r>
      <w:r w:rsidRPr="00DD7F36">
        <w:rPr>
          <w:rFonts w:cs="Calibri"/>
          <w:b/>
          <w:bCs/>
          <w:szCs w:val="24"/>
          <w:u w:val="single"/>
        </w:rPr>
        <w:t>Policy</w:t>
      </w:r>
      <w:r w:rsidRPr="00590A7D">
        <w:rPr>
          <w:rFonts w:cs="Calibri"/>
          <w:szCs w:val="24"/>
        </w:rPr>
        <w:t xml:space="preserve"> explains how we collect and use information that is submitted to the Services. By using the Services, you are indicating that you’ve read the </w:t>
      </w:r>
      <w:commentRangeStart w:id="53"/>
      <w:r w:rsidRPr="00DD7F36">
        <w:rPr>
          <w:rFonts w:cs="Calibri"/>
          <w:b/>
          <w:bCs/>
          <w:szCs w:val="24"/>
          <w:u w:val="single"/>
        </w:rPr>
        <w:t xml:space="preserve">Privacy </w:t>
      </w:r>
      <w:commentRangeEnd w:id="53"/>
      <w:r w:rsidR="00DD7F36">
        <w:rPr>
          <w:rStyle w:val="CommentReference"/>
          <w:rFonts w:ascii="Arial" w:hAnsi="Arial"/>
        </w:rPr>
        <w:commentReference w:id="53"/>
      </w:r>
      <w:r w:rsidRPr="00DD7F36">
        <w:rPr>
          <w:rFonts w:cs="Calibri"/>
          <w:b/>
          <w:bCs/>
          <w:szCs w:val="24"/>
          <w:u w:val="single"/>
        </w:rPr>
        <w:t>Policy</w:t>
      </w:r>
      <w:r w:rsidRPr="00590A7D">
        <w:rPr>
          <w:rFonts w:cs="Calibri"/>
          <w:szCs w:val="24"/>
        </w:rPr>
        <w:t xml:space="preserve"> and agree to its terms. To the extent that Crest processes Your Data originating from the European Economic Area, or the United Kingdom, or with respect to Personal Information (defined within the </w:t>
      </w:r>
      <w:commentRangeStart w:id="54"/>
      <w:r w:rsidRPr="00DD7F36">
        <w:rPr>
          <w:rFonts w:cs="Calibri"/>
          <w:b/>
          <w:bCs/>
          <w:szCs w:val="24"/>
          <w:u w:val="single"/>
        </w:rPr>
        <w:t>Privacy Annex</w:t>
      </w:r>
      <w:commentRangeEnd w:id="54"/>
      <w:r w:rsidR="00DD7F36">
        <w:rPr>
          <w:rStyle w:val="CommentReference"/>
          <w:rFonts w:ascii="Arial" w:hAnsi="Arial"/>
        </w:rPr>
        <w:commentReference w:id="54"/>
      </w:r>
      <w:r w:rsidRPr="00590A7D">
        <w:rPr>
          <w:rFonts w:cs="Calibri"/>
          <w:szCs w:val="24"/>
        </w:rPr>
        <w:t>) that is processed on behalf of you which relates to residents of the State of California, the terms of the Privacy Annex apply between the Parties.</w:t>
      </w:r>
    </w:p>
    <w:p w14:paraId="3A62A23B" w14:textId="77777777" w:rsidR="00A42511" w:rsidRPr="00590A7D" w:rsidRDefault="00A42511" w:rsidP="00590A7D">
      <w:pPr>
        <w:pStyle w:val="OutHead2"/>
        <w:rPr>
          <w:rFonts w:cs="Calibri"/>
          <w:szCs w:val="24"/>
        </w:rPr>
      </w:pPr>
      <w:r w:rsidRPr="00590A7D">
        <w:rPr>
          <w:rFonts w:cs="Calibri"/>
          <w:b/>
          <w:bCs/>
          <w:szCs w:val="24"/>
        </w:rPr>
        <w:t>Data-Related Disputes.</w:t>
      </w:r>
      <w:r w:rsidRPr="00590A7D">
        <w:rPr>
          <w:rFonts w:cs="Calibri"/>
          <w:szCs w:val="24"/>
        </w:rPr>
        <w:t xml:space="preserve"> You are solely responsible for resolving disputes regarding ownership or access to Your Data, including those involving any current or former owners, co-owners, employees, Affiliates (former or current), or contractors of your business. You acknowledge and agree that Crest has no obligation whatsoever to resolve or intervene in such disputes.</w:t>
      </w:r>
    </w:p>
    <w:p w14:paraId="2F82C73B" w14:textId="77777777" w:rsidR="00A42511" w:rsidRPr="00590A7D" w:rsidRDefault="00A42511" w:rsidP="00590A7D">
      <w:pPr>
        <w:pStyle w:val="OutHead1"/>
        <w:rPr>
          <w:rFonts w:cs="Calibri"/>
          <w:szCs w:val="24"/>
        </w:rPr>
      </w:pPr>
      <w:r w:rsidRPr="00590A7D">
        <w:rPr>
          <w:rFonts w:cs="Calibri"/>
          <w:szCs w:val="24"/>
        </w:rPr>
        <w:t>Confidential Information</w:t>
      </w:r>
    </w:p>
    <w:p w14:paraId="4721F42E" w14:textId="0F517536" w:rsidR="00A42511" w:rsidRDefault="00A42511" w:rsidP="00590A7D">
      <w:pPr>
        <w:pStyle w:val="OutHead2"/>
        <w:rPr>
          <w:rFonts w:cs="Calibri"/>
          <w:szCs w:val="24"/>
        </w:rPr>
      </w:pPr>
      <w:r w:rsidRPr="00590A7D">
        <w:rPr>
          <w:rFonts w:cs="Calibri"/>
          <w:szCs w:val="24"/>
        </w:rPr>
        <w:t xml:space="preserve">A Party will not disclose or use any Confidential Information of the other Party except: (1) as reasonably necessary to perform its obligations or exercise any rights granted pursuant to this Agreement; (2) with the other Party’s prior written permission; or (3) to the extent required by law or order of a court or other governmental authority or regulation. Each Party agrees to protect the other Party’s Confidential Information in the same manner that it protects its own Confidential Information of like kind, but in no event using less than a commercially reasonable standard of care. Confidential Information will not include any information that: (1) is or becomes generally known to the public without breach of any obligation owed to the disclosing Party; (2) was known to a Party prior to its disclosure by the other Party without breach of any obligation owed to the other Party; (3) was independently developed by a Party without breach of any obligation owed to the other Party; or (4) was or is received from a third party without breach of any obligation owed to the other Party. For clarity, nothing in this Section </w:t>
      </w:r>
      <w:r w:rsidR="007E1FC3">
        <w:rPr>
          <w:rFonts w:cs="Calibri"/>
          <w:szCs w:val="24"/>
        </w:rPr>
        <w:t>8.1</w:t>
      </w:r>
      <w:r w:rsidRPr="00590A7D">
        <w:rPr>
          <w:rFonts w:cs="Calibri"/>
          <w:szCs w:val="24"/>
        </w:rPr>
        <w:t xml:space="preserve"> will restrict Crest with respect to Crest Data or Aggregated Data.</w:t>
      </w:r>
    </w:p>
    <w:p w14:paraId="5E193C9A" w14:textId="6B44AF7C" w:rsidR="008B0517" w:rsidRPr="008B0517" w:rsidRDefault="008B0517" w:rsidP="008B0517">
      <w:pPr>
        <w:pStyle w:val="OutHead2"/>
        <w:rPr>
          <w:rFonts w:cs="Calibri"/>
          <w:szCs w:val="24"/>
        </w:rPr>
      </w:pPr>
      <w:r w:rsidRPr="00590A7D">
        <w:rPr>
          <w:rFonts w:cs="Calibri"/>
          <w:b/>
          <w:bCs/>
          <w:szCs w:val="24"/>
        </w:rPr>
        <w:t>Unauthorized Disclosure.</w:t>
      </w:r>
      <w:r w:rsidRPr="00590A7D">
        <w:rPr>
          <w:rFonts w:cs="Calibri"/>
          <w:szCs w:val="24"/>
        </w:rPr>
        <w:t xml:space="preserve"> If either Party </w:t>
      </w:r>
      <w:r>
        <w:rPr>
          <w:rFonts w:cs="Calibri"/>
          <w:szCs w:val="24"/>
        </w:rPr>
        <w:t xml:space="preserve">reasonably </w:t>
      </w:r>
      <w:r w:rsidRPr="00590A7D">
        <w:rPr>
          <w:rFonts w:cs="Calibri"/>
          <w:szCs w:val="24"/>
        </w:rPr>
        <w:t xml:space="preserve">believes there has been a disclosure of </w:t>
      </w:r>
      <w:r>
        <w:rPr>
          <w:rFonts w:cs="Calibri"/>
          <w:szCs w:val="24"/>
        </w:rPr>
        <w:t>the other party’s Confidential Information</w:t>
      </w:r>
      <w:r w:rsidRPr="00590A7D">
        <w:rPr>
          <w:rFonts w:cs="Calibri"/>
          <w:szCs w:val="24"/>
        </w:rPr>
        <w:t xml:space="preserve"> in a manner not authorized under this Agreement, such Party will promptly notify the other Party. Additionally, each Party will reasonably assist the other Party in remediating or mitigating any potential damage, </w:t>
      </w:r>
      <w:r>
        <w:rPr>
          <w:rFonts w:cs="Calibri"/>
          <w:szCs w:val="24"/>
        </w:rPr>
        <w:t>which may include</w:t>
      </w:r>
      <w:r w:rsidRPr="00590A7D">
        <w:rPr>
          <w:rFonts w:cs="Calibri"/>
          <w:szCs w:val="24"/>
        </w:rPr>
        <w:t xml:space="preserve"> any notification </w:t>
      </w:r>
      <w:r>
        <w:rPr>
          <w:rFonts w:cs="Calibri"/>
          <w:szCs w:val="24"/>
        </w:rPr>
        <w:t>that</w:t>
      </w:r>
      <w:r w:rsidRPr="00590A7D">
        <w:rPr>
          <w:rFonts w:cs="Calibri"/>
          <w:szCs w:val="24"/>
        </w:rPr>
        <w:t xml:space="preserve"> should be sent to individuals impacted or potentially impacted by such unauthorized disclosure.</w:t>
      </w:r>
    </w:p>
    <w:p w14:paraId="7CA16911" w14:textId="77777777" w:rsidR="00A42511" w:rsidRPr="00590A7D" w:rsidRDefault="00A42511" w:rsidP="00590A7D">
      <w:pPr>
        <w:pStyle w:val="OutHead1"/>
        <w:rPr>
          <w:rFonts w:cs="Calibri"/>
          <w:szCs w:val="24"/>
        </w:rPr>
      </w:pPr>
      <w:r w:rsidRPr="00590A7D">
        <w:rPr>
          <w:rFonts w:cs="Calibri"/>
          <w:szCs w:val="24"/>
        </w:rPr>
        <w:t>Term, Termination and Suspension</w:t>
      </w:r>
    </w:p>
    <w:p w14:paraId="5748A1A4" w14:textId="2B24011A" w:rsidR="00A42511" w:rsidRPr="00590A7D" w:rsidRDefault="00A42511" w:rsidP="00590A7D">
      <w:pPr>
        <w:pStyle w:val="OutHead2"/>
        <w:rPr>
          <w:rFonts w:cs="Calibri"/>
          <w:szCs w:val="24"/>
        </w:rPr>
      </w:pPr>
      <w:r w:rsidRPr="00590A7D">
        <w:rPr>
          <w:rFonts w:cs="Calibri"/>
          <w:b/>
          <w:bCs/>
          <w:szCs w:val="24"/>
        </w:rPr>
        <w:t xml:space="preserve">Term. </w:t>
      </w:r>
      <w:r w:rsidRPr="00590A7D">
        <w:rPr>
          <w:rFonts w:cs="Calibri"/>
          <w:szCs w:val="24"/>
        </w:rPr>
        <w:t>Unless otherwise specified in an Order Form, the initial term of this Agreement is 90 days (</w:t>
      </w:r>
      <w:r w:rsidR="00394F12">
        <w:rPr>
          <w:rFonts w:cs="Calibri"/>
          <w:szCs w:val="24"/>
        </w:rPr>
        <w:t>“</w:t>
      </w:r>
      <w:r w:rsidRPr="00590A7D">
        <w:rPr>
          <w:rFonts w:cs="Calibri"/>
          <w:b/>
          <w:bCs/>
          <w:szCs w:val="24"/>
        </w:rPr>
        <w:t>Initial Term</w:t>
      </w:r>
      <w:r w:rsidR="00394F12">
        <w:rPr>
          <w:rFonts w:cs="Calibri"/>
          <w:szCs w:val="24"/>
        </w:rPr>
        <w:t>”</w:t>
      </w:r>
      <w:r w:rsidRPr="00590A7D">
        <w:rPr>
          <w:rFonts w:cs="Calibri"/>
          <w:szCs w:val="24"/>
        </w:rPr>
        <w:t xml:space="preserve">). The Initial Term begins on the Effective Date and, unless otherwise specified in an Order Form, automatically renews in successive and consecutive 30 day periods </w:t>
      </w:r>
      <w:r w:rsidRPr="00590A7D">
        <w:rPr>
          <w:rFonts w:cs="Calibri"/>
          <w:szCs w:val="24"/>
        </w:rPr>
        <w:lastRenderedPageBreak/>
        <w:t xml:space="preserve">(each a </w:t>
      </w:r>
      <w:r w:rsidR="00394F12">
        <w:rPr>
          <w:rFonts w:cs="Calibri"/>
          <w:b/>
          <w:bCs/>
          <w:szCs w:val="24"/>
        </w:rPr>
        <w:t>“</w:t>
      </w:r>
      <w:r w:rsidRPr="00590A7D">
        <w:rPr>
          <w:rFonts w:cs="Calibri"/>
          <w:b/>
          <w:bCs/>
          <w:szCs w:val="24"/>
        </w:rPr>
        <w:t>Renewal Term</w:t>
      </w:r>
      <w:r w:rsidR="00394F12">
        <w:rPr>
          <w:rFonts w:cs="Calibri"/>
          <w:b/>
          <w:bCs/>
          <w:szCs w:val="24"/>
        </w:rPr>
        <w:t>”</w:t>
      </w:r>
      <w:r w:rsidRPr="00590A7D">
        <w:rPr>
          <w:rFonts w:cs="Calibri"/>
          <w:szCs w:val="24"/>
        </w:rPr>
        <w:t xml:space="preserve"> and collectively with the Initial Term, the </w:t>
      </w:r>
      <w:r w:rsidR="00394F12">
        <w:rPr>
          <w:rFonts w:cs="Calibri"/>
          <w:b/>
          <w:bCs/>
          <w:szCs w:val="24"/>
        </w:rPr>
        <w:t>“</w:t>
      </w:r>
      <w:r w:rsidRPr="00590A7D">
        <w:rPr>
          <w:rFonts w:cs="Calibri"/>
          <w:b/>
          <w:bCs/>
          <w:szCs w:val="24"/>
        </w:rPr>
        <w:t>Subscription Term</w:t>
      </w:r>
      <w:r w:rsidR="00394F12">
        <w:rPr>
          <w:rFonts w:cs="Calibri"/>
          <w:b/>
          <w:bCs/>
          <w:szCs w:val="24"/>
        </w:rPr>
        <w:t>”</w:t>
      </w:r>
      <w:r w:rsidRPr="00590A7D">
        <w:rPr>
          <w:rFonts w:cs="Calibri"/>
          <w:szCs w:val="24"/>
        </w:rPr>
        <w:t>) until this Agreement is properly terminated. Either Party may terminate this Agreement for any reason or no reason, by giving the other Party at least 30 days’ notice before the end of the relevant Subscription Term. If you elect to terminate this Agreement early, you will remain responsible for payment of all Fees owed for the entire Subscription Term and will continue to be charged each month for the remainder of the Subscription Term.</w:t>
      </w:r>
    </w:p>
    <w:p w14:paraId="186E0325" w14:textId="430A6305" w:rsidR="00A42511" w:rsidRPr="00590A7D" w:rsidRDefault="00A42511" w:rsidP="00590A7D">
      <w:pPr>
        <w:pStyle w:val="OutHead2"/>
        <w:rPr>
          <w:rFonts w:cs="Calibri"/>
          <w:szCs w:val="24"/>
        </w:rPr>
      </w:pPr>
      <w:bookmarkStart w:id="55" w:name="_Ref_ContractCompanion_9kb9Ur017"/>
      <w:r w:rsidRPr="00590A7D">
        <w:rPr>
          <w:rFonts w:cs="Calibri"/>
          <w:b/>
          <w:bCs/>
          <w:szCs w:val="24"/>
        </w:rPr>
        <w:t>Termination for Cause.</w:t>
      </w:r>
      <w:r w:rsidRPr="00590A7D">
        <w:rPr>
          <w:rFonts w:cs="Calibri"/>
          <w:szCs w:val="24"/>
        </w:rPr>
        <w:t xml:space="preserve"> Crest may terminate this Agreement and/or any subscription, effective immediately upon notice to you, if you or an Affiliate are in material breach of this Agreement. In the event of a termination pursuant to this Section </w:t>
      </w:r>
      <w:r w:rsidR="007E1FC3">
        <w:rPr>
          <w:rFonts w:cs="Calibri"/>
          <w:szCs w:val="24"/>
        </w:rPr>
        <w:t>9.2</w:t>
      </w:r>
      <w:r w:rsidRPr="00590A7D">
        <w:rPr>
          <w:rFonts w:cs="Calibri"/>
          <w:szCs w:val="24"/>
        </w:rPr>
        <w:t>, in addition to other amounts you may owe Crest, you must immediately pay any unpaid Subscription Fees associated with the remainder of the Subscription Term. In no event will any termination relieve you of your obligation to pay any Fees payable to Crest for the period prior to the effective date of termination.</w:t>
      </w:r>
      <w:bookmarkEnd w:id="55"/>
    </w:p>
    <w:p w14:paraId="4F7B71DD" w14:textId="6287A2C7" w:rsidR="00A42511" w:rsidRPr="00590A7D" w:rsidRDefault="00A42511" w:rsidP="00590A7D">
      <w:pPr>
        <w:pStyle w:val="OutHead2"/>
        <w:rPr>
          <w:rFonts w:cs="Calibri"/>
          <w:szCs w:val="24"/>
        </w:rPr>
      </w:pPr>
      <w:r w:rsidRPr="00590A7D">
        <w:rPr>
          <w:rFonts w:cs="Calibri"/>
          <w:b/>
          <w:bCs/>
          <w:szCs w:val="24"/>
        </w:rPr>
        <w:t>Rights on Termination or Expiration.</w:t>
      </w:r>
      <w:r w:rsidRPr="00590A7D">
        <w:rPr>
          <w:rFonts w:cs="Calibri"/>
          <w:szCs w:val="24"/>
        </w:rPr>
        <w:t xml:space="preserve"> Upon termination or expiration of this Agreement (1) all Order Forms will automatically terminate and be of no force or effect; (2) you will have no rights to continue use of the Services and will cease accessing and/or using the Services; and (3) except as specified in the following paragraph, Crest will have no obligation to maintain your Services account or to retain or forward any data to you or any third party, except as required by applicable Law and may delete </w:t>
      </w:r>
      <w:r w:rsidR="00022D9C">
        <w:rPr>
          <w:rFonts w:cs="Calibri"/>
          <w:szCs w:val="24"/>
        </w:rPr>
        <w:t>Your Data</w:t>
      </w:r>
      <w:r w:rsidRPr="00590A7D">
        <w:rPr>
          <w:rFonts w:cs="Calibri"/>
          <w:szCs w:val="24"/>
        </w:rPr>
        <w:t xml:space="preserve"> upon termination or expiration of the Agreement.</w:t>
      </w:r>
    </w:p>
    <w:p w14:paraId="4DCC19CE" w14:textId="77777777" w:rsidR="00A42511" w:rsidRPr="00590A7D" w:rsidRDefault="00A42511" w:rsidP="00590A7D">
      <w:pPr>
        <w:pStyle w:val="OutHead3"/>
        <w:rPr>
          <w:rFonts w:cs="Calibri"/>
          <w:szCs w:val="24"/>
        </w:rPr>
      </w:pPr>
      <w:commentRangeStart w:id="56"/>
      <w:r w:rsidRPr="00590A7D">
        <w:rPr>
          <w:rFonts w:cs="Calibri"/>
          <w:szCs w:val="24"/>
        </w:rPr>
        <w:t>For a period of no greater than 30 days following a notice of termination, Crest may make Your Data available to you through Crest’s standard web services</w:t>
      </w:r>
      <w:commentRangeEnd w:id="56"/>
      <w:r w:rsidR="00022D9C">
        <w:rPr>
          <w:rStyle w:val="CommentReference"/>
          <w:rFonts w:ascii="Arial" w:hAnsi="Arial"/>
        </w:rPr>
        <w:commentReference w:id="56"/>
      </w:r>
      <w:r w:rsidRPr="00590A7D">
        <w:rPr>
          <w:rFonts w:cs="Calibri"/>
          <w:szCs w:val="24"/>
        </w:rPr>
        <w:t>. If Crest does make Your Data available after termination, upon request by you within 30 days following the termination date, and provided that: (1) you have paid Crest all amounts owed under this Agreement; and (2) the Parties have an agreed upon a SOW, Crest will make Your Data in its possession or control available to you. After such 30 day period, Crest will have no obligation to retain or provide Your Data, except as required by applicable Law. If at any time during the Subscription Term you require Crest’s assistance in retrieving Your Data, additional Fees may apply.</w:t>
      </w:r>
    </w:p>
    <w:p w14:paraId="2A06CA9B" w14:textId="400B1C87" w:rsidR="00A42511" w:rsidRPr="00590A7D" w:rsidRDefault="00A42511" w:rsidP="004E27FE">
      <w:pPr>
        <w:pStyle w:val="OutHead3"/>
      </w:pPr>
      <w:bookmarkStart w:id="57" w:name="_Hlk210225248"/>
      <w:r w:rsidRPr="00590A7D">
        <w:t xml:space="preserve">The provisions of this Agreement that by their terms require performance after the termination or expiration of this Agreement or have application to events that may occur after the termination or expiration of this Agreement, will survive such termination or expiration. Without limiting the generality of the foregoing, </w:t>
      </w:r>
      <w:r w:rsidR="00D46379">
        <w:t xml:space="preserve">Section 4.2 (Payment Terms) and </w:t>
      </w:r>
      <w:r w:rsidRPr="00590A7D">
        <w:t>all payment obligations</w:t>
      </w:r>
      <w:r w:rsidR="00D46379">
        <w:t xml:space="preserve">; Section 7 (Data Ownership and Use); 10.2 (Disclaimer); 11 (Indemnification); and </w:t>
      </w:r>
      <w:r w:rsidR="00CE33D2">
        <w:t>12 (Limitations of Liability</w:t>
      </w:r>
      <w:r w:rsidR="00D46379">
        <w:t xml:space="preserve">) </w:t>
      </w:r>
      <w:r w:rsidRPr="00590A7D">
        <w:t>will survive the termination or expiration of the Agreement</w:t>
      </w:r>
      <w:bookmarkEnd w:id="57"/>
      <w:r w:rsidRPr="00590A7D">
        <w:t>.</w:t>
      </w:r>
    </w:p>
    <w:p w14:paraId="61975CD2" w14:textId="20C333FC" w:rsidR="00A42511" w:rsidRPr="00590A7D" w:rsidRDefault="00A42511" w:rsidP="00590A7D">
      <w:pPr>
        <w:pStyle w:val="OutHead2"/>
        <w:rPr>
          <w:rFonts w:cs="Calibri"/>
          <w:szCs w:val="24"/>
        </w:rPr>
      </w:pPr>
      <w:r w:rsidRPr="00590A7D">
        <w:rPr>
          <w:rFonts w:cs="Calibri"/>
          <w:b/>
          <w:bCs/>
          <w:szCs w:val="24"/>
        </w:rPr>
        <w:t>Right to Terminate or Suspend Services.</w:t>
      </w:r>
      <w:r w:rsidRPr="00590A7D">
        <w:rPr>
          <w:rFonts w:cs="Calibri"/>
          <w:szCs w:val="24"/>
        </w:rPr>
        <w:t xml:space="preserve"> We may suspend or terminate your access to and use of the Services (or any portion thereof) at any time without notice if (1) any Subscription Fees are thirty (30) days or more are overdue, (2) </w:t>
      </w:r>
      <w:bookmarkStart w:id="58" w:name="_Hlk210224098"/>
      <w:r w:rsidRPr="00590A7D">
        <w:rPr>
          <w:rFonts w:cs="Calibri"/>
          <w:szCs w:val="24"/>
        </w:rPr>
        <w:t xml:space="preserve">we believe that any activity or use of Services in connection with your account violates this Agreement, the intellectual </w:t>
      </w:r>
      <w:r w:rsidRPr="00590A7D">
        <w:rPr>
          <w:rFonts w:cs="Calibri"/>
          <w:szCs w:val="24"/>
        </w:rPr>
        <w:lastRenderedPageBreak/>
        <w:t xml:space="preserve">property rights of a third party or applicable Laws, or is otherwise disruptive or harmful to Crest or any third party, (3) that we are required to do so by Law, (4) where the Parties do not agree on the use of a sub-processor, or (5) in connection with a Force Majeure event (as described in Section </w:t>
      </w:r>
      <w:r w:rsidR="00590A7D">
        <w:rPr>
          <w:rFonts w:cs="Calibri"/>
          <w:szCs w:val="24"/>
        </w:rPr>
        <w:fldChar w:fldCharType="begin"/>
      </w:r>
      <w:r w:rsidR="00590A7D">
        <w:rPr>
          <w:rFonts w:cs="Calibri"/>
          <w:szCs w:val="24"/>
        </w:rPr>
        <w:instrText xml:space="preserve"> REF _Ref_ContractCompanion_9kb9Ur019 \n \h \t \* MERGEFORMAT </w:instrText>
      </w:r>
      <w:r w:rsidR="00590A7D">
        <w:rPr>
          <w:rFonts w:cs="Calibri"/>
          <w:szCs w:val="24"/>
        </w:rPr>
      </w:r>
      <w:r w:rsidR="00590A7D">
        <w:rPr>
          <w:rFonts w:cs="Calibri"/>
          <w:szCs w:val="24"/>
        </w:rPr>
        <w:fldChar w:fldCharType="separate"/>
      </w:r>
      <w:r w:rsidR="005C3993">
        <w:rPr>
          <w:rFonts w:cs="Calibri"/>
          <w:szCs w:val="24"/>
        </w:rPr>
        <w:t>14.9</w:t>
      </w:r>
      <w:r w:rsidR="00590A7D">
        <w:rPr>
          <w:rFonts w:cs="Calibri"/>
          <w:szCs w:val="24"/>
        </w:rPr>
        <w:fldChar w:fldCharType="end"/>
      </w:r>
      <w:r w:rsidRPr="00590A7D">
        <w:rPr>
          <w:rFonts w:cs="Calibri"/>
          <w:szCs w:val="24"/>
        </w:rPr>
        <w:t>), or (6) if we believe any malicious software is being used in connection with your account</w:t>
      </w:r>
      <w:bookmarkEnd w:id="58"/>
      <w:r w:rsidRPr="00590A7D">
        <w:rPr>
          <w:rFonts w:cs="Calibri"/>
          <w:szCs w:val="24"/>
        </w:rPr>
        <w:t>.</w:t>
      </w:r>
    </w:p>
    <w:p w14:paraId="06D0CD31" w14:textId="77777777" w:rsidR="00A42511" w:rsidRPr="00590A7D" w:rsidRDefault="00A42511" w:rsidP="00590A7D">
      <w:pPr>
        <w:pStyle w:val="OutHead1"/>
        <w:rPr>
          <w:rFonts w:cs="Calibri"/>
          <w:szCs w:val="24"/>
        </w:rPr>
      </w:pPr>
      <w:r w:rsidRPr="00590A7D">
        <w:rPr>
          <w:rFonts w:cs="Calibri"/>
          <w:szCs w:val="24"/>
        </w:rPr>
        <w:t>Warranties &amp; Disclaimer</w:t>
      </w:r>
    </w:p>
    <w:p w14:paraId="135C8FAB" w14:textId="2F5DA7F8" w:rsidR="00A42511" w:rsidRPr="00590A7D" w:rsidRDefault="00A42511" w:rsidP="00590A7D">
      <w:pPr>
        <w:pStyle w:val="OutHead2"/>
        <w:rPr>
          <w:rFonts w:cs="Calibri"/>
          <w:szCs w:val="24"/>
        </w:rPr>
      </w:pPr>
      <w:bookmarkStart w:id="59" w:name="_Ref_ContractCompanion_9kb9Ur01B"/>
      <w:r w:rsidRPr="00590A7D">
        <w:rPr>
          <w:rFonts w:cs="Calibri"/>
          <w:b/>
          <w:bCs/>
          <w:szCs w:val="24"/>
        </w:rPr>
        <w:t>Crest Warranties.</w:t>
      </w:r>
      <w:r w:rsidRPr="00590A7D">
        <w:rPr>
          <w:rFonts w:cs="Calibri"/>
          <w:szCs w:val="24"/>
        </w:rPr>
        <w:t xml:space="preserve"> Crest warrants to you that during a Subscription Term: (1) the subscribed Software Service will perform materially in accordance with the functionality described in the Documentation applicable to such Software Service; and (2) such functionality will not be materially decreased. Your sole and exclusive remedy for a breach of this warranty will be that Crest will use commercially reasonable efforts to modify the applicable Services to achieve the functionality described above. If Crest is unable to restore such functionality, you may terminate the Agreement by providing written notice to Crest, and you will be entitled to receive a pro-rata refund of any </w:t>
      </w:r>
      <w:r w:rsidR="008B0517">
        <w:rPr>
          <w:rFonts w:cs="Calibri"/>
          <w:szCs w:val="24"/>
        </w:rPr>
        <w:t xml:space="preserve">unused </w:t>
      </w:r>
      <w:r w:rsidRPr="00590A7D">
        <w:rPr>
          <w:rFonts w:cs="Calibri"/>
          <w:szCs w:val="24"/>
        </w:rPr>
        <w:t xml:space="preserve">pre-paid Fees. Crest will have no obligation with respect to a warranty claim under this Section unless notified by you in writing no later than 30 days after the first instance of any material functionality problem. This warranty will only apply if the applicable subscribed Services have been utilized in accordance with this Agreement and applicable Laws. </w:t>
      </w:r>
      <w:r w:rsidRPr="00590A7D">
        <w:rPr>
          <w:rFonts w:cs="Calibri"/>
          <w:caps/>
          <w:szCs w:val="24"/>
        </w:rPr>
        <w:t>this warranty will not apply to any free, trial or beta Services</w:t>
      </w:r>
      <w:r w:rsidRPr="00590A7D">
        <w:rPr>
          <w:rFonts w:cs="Calibri"/>
          <w:szCs w:val="24"/>
        </w:rPr>
        <w:t>.</w:t>
      </w:r>
      <w:bookmarkEnd w:id="59"/>
    </w:p>
    <w:p w14:paraId="610055CE" w14:textId="41D1F012" w:rsidR="00A42511" w:rsidRPr="00590A7D" w:rsidRDefault="00A42511" w:rsidP="00590A7D">
      <w:pPr>
        <w:pStyle w:val="OutHead2"/>
        <w:rPr>
          <w:rFonts w:cs="Calibri"/>
          <w:szCs w:val="24"/>
        </w:rPr>
      </w:pPr>
      <w:r w:rsidRPr="00590A7D">
        <w:rPr>
          <w:rFonts w:cs="Calibri"/>
          <w:b/>
          <w:bCs/>
          <w:szCs w:val="24"/>
        </w:rPr>
        <w:t>DISCLAIMER.</w:t>
      </w:r>
      <w:r w:rsidRPr="00590A7D">
        <w:rPr>
          <w:rFonts w:cs="Calibri"/>
          <w:szCs w:val="24"/>
        </w:rPr>
        <w:t xml:space="preserve"> </w:t>
      </w:r>
      <w:bookmarkStart w:id="60" w:name="_Hlk209707426"/>
      <w:bookmarkStart w:id="61" w:name="_Hlk210227314"/>
      <w:r w:rsidRPr="00590A7D">
        <w:rPr>
          <w:rFonts w:cs="Calibri"/>
          <w:szCs w:val="24"/>
        </w:rPr>
        <w:t xml:space="preserve">Crest is not responsible for the success of your offerings, and does not guarantee any revenue or profits as a result of your use of our Services. </w:t>
      </w:r>
      <w:r w:rsidR="00832CF8" w:rsidRPr="00590A7D">
        <w:rPr>
          <w:rFonts w:cs="Calibri"/>
          <w:szCs w:val="24"/>
        </w:rPr>
        <w:t>Further, y</w:t>
      </w:r>
      <w:r w:rsidRPr="00590A7D">
        <w:rPr>
          <w:rFonts w:cs="Calibri"/>
          <w:szCs w:val="24"/>
        </w:rPr>
        <w:t xml:space="preserve">ou acknowledge </w:t>
      </w:r>
      <w:r w:rsidR="00832CF8" w:rsidRPr="00590A7D">
        <w:rPr>
          <w:rFonts w:cs="Calibri"/>
          <w:szCs w:val="24"/>
        </w:rPr>
        <w:t xml:space="preserve">and agree </w:t>
      </w:r>
      <w:r w:rsidRPr="00590A7D">
        <w:rPr>
          <w:rFonts w:cs="Calibri"/>
          <w:szCs w:val="24"/>
        </w:rPr>
        <w:t>that no diagnostic Services provide 100% accuracy.</w:t>
      </w:r>
      <w:r w:rsidR="00394F12">
        <w:rPr>
          <w:rFonts w:cs="Calibri"/>
          <w:szCs w:val="24"/>
        </w:rPr>
        <w:t xml:space="preserve"> </w:t>
      </w:r>
      <w:r w:rsidRPr="00590A7D">
        <w:rPr>
          <w:rFonts w:cs="Calibri"/>
          <w:szCs w:val="24"/>
        </w:rPr>
        <w:t xml:space="preserve">EXCEPT AS EXPRESSLY PROVIDED IN SECTION ABOVE, TO THE MAXIMUM EXTENT PERMITTED BY APPLICABLE LAW, CREST </w:t>
      </w:r>
      <w:r w:rsidR="00832CF8" w:rsidRPr="00590A7D">
        <w:rPr>
          <w:rFonts w:cs="Calibri"/>
          <w:szCs w:val="24"/>
        </w:rPr>
        <w:t xml:space="preserve">AND ITS LICENSORS </w:t>
      </w:r>
      <w:r w:rsidRPr="00590A7D">
        <w:rPr>
          <w:rFonts w:cs="Calibri"/>
          <w:szCs w:val="24"/>
        </w:rPr>
        <w:t xml:space="preserve">MAKE NO REPRESENTATIONS OR WARRANTIES OF ANY KIND, WHETHER EXPRESS, IMPLIED, STATUTORY OR OTHERWISE, AND SPECIFICALLY DISCLAIMS ALL IMPLIED WARRANTIES, INCLUDING WITHOUT LIMITATION ANY WARRANTIES OF TITLE, NON-INFRINGEMENT, MERCHANTABILITY OR FITNESS FOR A PARTICULAR PURPOSE WITH RESPECT TO THE SERVICES AND/OR RELATED DOCUMENTATION. CREST DOES NOT WARRANT THAT YOUR USE OF THE SERVICES WILL BE SECURE, TIMELY, ERROR-FREE OR UNINTERRUPTED, OR THAT THE SERVICES ARE OR WILL REMAIN UPDATED, COMPLETE, RELIABLE OR CORRECT, OR THAT THE SERVICES WILL MEET YOUR REQUIREMENTS OR THAT THE SYSTEMS THAT MAKE THE SERVICES AVAILABLE (INCLUDING WITHOUT LIMITATION THE ARTIFICIAL INTELLIGENCE TECHNOLOGIES, INTERNET, OTHER TRANSMISSION NETWORKS, AND YOUR LOCAL NETWORK AND EQUIPMENT) WILL BE UNINTERRUPTED OR FREE FROM VIRUSES OR OTHER HARMFUL COMPONENTS. </w:t>
      </w:r>
      <w:bookmarkEnd w:id="60"/>
      <w:r w:rsidRPr="00590A7D">
        <w:rPr>
          <w:rFonts w:cs="Calibri"/>
          <w:szCs w:val="24"/>
        </w:rPr>
        <w:t xml:space="preserve">EXCEPT AS PROVIDED IN SECTION </w:t>
      </w:r>
      <w:r w:rsidR="00590A7D">
        <w:rPr>
          <w:rFonts w:cs="Calibri"/>
          <w:szCs w:val="24"/>
        </w:rPr>
        <w:fldChar w:fldCharType="begin"/>
      </w:r>
      <w:r w:rsidR="00590A7D">
        <w:rPr>
          <w:rFonts w:cs="Calibri"/>
          <w:szCs w:val="24"/>
        </w:rPr>
        <w:instrText xml:space="preserve"> REF _Ref_ContractCompanion_9kb9Ur01B \n \h \t \* MERGEFORMAT </w:instrText>
      </w:r>
      <w:r w:rsidR="00590A7D">
        <w:rPr>
          <w:rFonts w:cs="Calibri"/>
          <w:szCs w:val="24"/>
        </w:rPr>
      </w:r>
      <w:r w:rsidR="00590A7D">
        <w:rPr>
          <w:rFonts w:cs="Calibri"/>
          <w:szCs w:val="24"/>
        </w:rPr>
        <w:fldChar w:fldCharType="separate"/>
      </w:r>
      <w:r w:rsidR="005C3993">
        <w:rPr>
          <w:rFonts w:cs="Calibri"/>
          <w:szCs w:val="24"/>
        </w:rPr>
        <w:t>10.1</w:t>
      </w:r>
      <w:r w:rsidR="00590A7D">
        <w:rPr>
          <w:rFonts w:cs="Calibri"/>
          <w:szCs w:val="24"/>
        </w:rPr>
        <w:fldChar w:fldCharType="end"/>
      </w:r>
      <w:r w:rsidRPr="00590A7D">
        <w:rPr>
          <w:rFonts w:cs="Calibri"/>
          <w:szCs w:val="24"/>
        </w:rPr>
        <w:t xml:space="preserve">, THE SERVICES AND ANY PRODUCTS AND THIRD PARTY MATERIALS ARE PROVIDED ON AN </w:t>
      </w:r>
      <w:r w:rsidR="00394F12">
        <w:rPr>
          <w:rFonts w:cs="Calibri"/>
          <w:szCs w:val="24"/>
        </w:rPr>
        <w:t>“</w:t>
      </w:r>
      <w:r w:rsidRPr="00D50732">
        <w:rPr>
          <w:rFonts w:cs="Calibri"/>
          <w:b/>
          <w:bCs/>
          <w:szCs w:val="24"/>
        </w:rPr>
        <w:t>AS IS</w:t>
      </w:r>
      <w:r w:rsidR="00394F12">
        <w:rPr>
          <w:rFonts w:cs="Calibri"/>
          <w:szCs w:val="24"/>
        </w:rPr>
        <w:t>”</w:t>
      </w:r>
      <w:r w:rsidRPr="00590A7D">
        <w:rPr>
          <w:rFonts w:cs="Calibri"/>
          <w:szCs w:val="24"/>
        </w:rPr>
        <w:t xml:space="preserve"> AND </w:t>
      </w:r>
      <w:r w:rsidR="00394F12">
        <w:rPr>
          <w:rFonts w:cs="Calibri"/>
          <w:szCs w:val="24"/>
        </w:rPr>
        <w:t>“</w:t>
      </w:r>
      <w:r w:rsidRPr="00D50732">
        <w:rPr>
          <w:rFonts w:cs="Calibri"/>
          <w:b/>
          <w:bCs/>
          <w:szCs w:val="24"/>
        </w:rPr>
        <w:t>AS AVAILABLE</w:t>
      </w:r>
      <w:r w:rsidR="00394F12">
        <w:rPr>
          <w:rFonts w:cs="Calibri"/>
          <w:szCs w:val="24"/>
        </w:rPr>
        <w:t>”</w:t>
      </w:r>
      <w:r w:rsidRPr="00590A7D">
        <w:rPr>
          <w:rFonts w:cs="Calibri"/>
          <w:szCs w:val="24"/>
        </w:rPr>
        <w:t xml:space="preserve"> BASIS AND SOLELY FOR YOUR USE IN ACCORDANCE WITH THIS AGREEMENT. ALL DISCLAIMERS OF ANY KIND (INCLUDING IN THIS SECTION AND ELSEWHERE IN THIS AGREEMENT) ARE MADE ON BEHALF OF CREST AND ITS AFFILIATES AND THEIR RESPECTIVE SHAREHOLDERS, DIRECTORS, OFFICERS, EMPLOYEES, AFFILIATES, AGENTS, REPRESENTATIVES, CONTRACTORS, LICENSORS, SUPPLIERS AND SERVICE PROVIDERS (COLLECTIVELY, THE </w:t>
      </w:r>
      <w:r w:rsidR="00394F12">
        <w:rPr>
          <w:rFonts w:cs="Calibri"/>
          <w:szCs w:val="24"/>
        </w:rPr>
        <w:t>“</w:t>
      </w:r>
      <w:r w:rsidRPr="00590A7D">
        <w:rPr>
          <w:rFonts w:cs="Calibri"/>
          <w:b/>
          <w:bCs/>
          <w:szCs w:val="24"/>
        </w:rPr>
        <w:t>CREST PARTIES</w:t>
      </w:r>
      <w:r w:rsidR="00394F12">
        <w:rPr>
          <w:rFonts w:cs="Calibri"/>
          <w:szCs w:val="24"/>
        </w:rPr>
        <w:t>”</w:t>
      </w:r>
      <w:r w:rsidRPr="00590A7D">
        <w:rPr>
          <w:rFonts w:cs="Calibri"/>
          <w:szCs w:val="24"/>
        </w:rPr>
        <w:t>).</w:t>
      </w:r>
    </w:p>
    <w:p w14:paraId="4880DCDD" w14:textId="03AC3BCF" w:rsidR="00244959" w:rsidRPr="00590A7D" w:rsidRDefault="00244959" w:rsidP="00183A60">
      <w:pPr>
        <w:pStyle w:val="DWTNorm"/>
      </w:pPr>
      <w:r w:rsidRPr="00590A7D">
        <w:lastRenderedPageBreak/>
        <w:t xml:space="preserve">YOU ACKNOWLEDGE AND AGREE THAT CREST WILL NOT BE A PARTY TO OR IN ANY WAY MONITOR ANY TRANSACTION BETWEEN YOU AND END USERS AND PROVIDERS OF THIRD-PARTY SERVICES. CREST IS NOT LIABLE TO YOU FOR ANY LOSS OR DAMAGE THAT MIGHT ARISE FROM YOUR RELIANCE ON THE QUALITY, ACCURACY, OR RELIABILITY OF ANY INFORMATION MADE AVAILABLE TO YOU BY END USERS OR THIRD PARTIES THROUGH THE </w:t>
      </w:r>
      <w:r w:rsidR="00B6613B">
        <w:t>SERVICES</w:t>
      </w:r>
      <w:r w:rsidRPr="00590A7D">
        <w:t xml:space="preserve">, INCLUDING, WITHOUT LIMITATION, ANY DESCRIPTIONS, IMAGES, OR ACCOUNT INFORMATION. </w:t>
      </w:r>
    </w:p>
    <w:bookmarkEnd w:id="61"/>
    <w:p w14:paraId="64E8B300" w14:textId="77777777" w:rsidR="00A42511" w:rsidRPr="00590A7D" w:rsidRDefault="00A42511" w:rsidP="00590A7D">
      <w:pPr>
        <w:pStyle w:val="OutHead1"/>
        <w:rPr>
          <w:rFonts w:cs="Calibri"/>
          <w:szCs w:val="24"/>
        </w:rPr>
      </w:pPr>
      <w:r w:rsidRPr="00590A7D">
        <w:rPr>
          <w:rFonts w:cs="Calibri"/>
          <w:szCs w:val="24"/>
        </w:rPr>
        <w:t>Indemnification</w:t>
      </w:r>
    </w:p>
    <w:p w14:paraId="4E27E7CF" w14:textId="6F9AC852" w:rsidR="00A42511" w:rsidRPr="00590A7D" w:rsidRDefault="00A42511" w:rsidP="00590A7D">
      <w:pPr>
        <w:pStyle w:val="OutHead2"/>
        <w:rPr>
          <w:rFonts w:cs="Calibri"/>
          <w:szCs w:val="24"/>
        </w:rPr>
      </w:pPr>
      <w:bookmarkStart w:id="62" w:name="_Hlk210227733"/>
      <w:r w:rsidRPr="00590A7D">
        <w:rPr>
          <w:rFonts w:cs="Calibri"/>
          <w:szCs w:val="24"/>
        </w:rPr>
        <w:t>You agree to indemnify, defend, and hold harmless the Crest Parties from and against any and all third party claims alleged or asserted against any of them, and all related charges, damages and expenses (including, but not limited to, reasonable attorneys’ fees and costs) arising from or relating to</w:t>
      </w:r>
      <w:bookmarkEnd w:id="62"/>
      <w:r w:rsidRPr="00590A7D">
        <w:rPr>
          <w:rFonts w:cs="Calibri"/>
          <w:szCs w:val="24"/>
        </w:rPr>
        <w:t xml:space="preserve">: (1) any actual or alleged breach by you, an Affiliate or End User of any provisions of this Agreement; (2) any access to or use of the Services by you, an Affiliate or End User; (3) any actual or alleged violation by you, an Affiliate or End User of the intellectual property, privacy or other rights of a third party; and (4) </w:t>
      </w:r>
      <w:bookmarkStart w:id="63" w:name="_Hlk210227772"/>
      <w:r w:rsidRPr="00590A7D">
        <w:rPr>
          <w:rFonts w:cs="Calibri"/>
          <w:szCs w:val="24"/>
        </w:rPr>
        <w:t>any dispute between you and another party regarding ownership of or access to Your Data</w:t>
      </w:r>
      <w:bookmarkEnd w:id="63"/>
      <w:r w:rsidRPr="00590A7D">
        <w:rPr>
          <w:rFonts w:cs="Calibri"/>
          <w:szCs w:val="24"/>
        </w:rPr>
        <w:t>.</w:t>
      </w:r>
      <w:r w:rsidR="00D5306E" w:rsidRPr="00590A7D">
        <w:rPr>
          <w:rFonts w:cs="Calibri"/>
          <w:szCs w:val="24"/>
        </w:rPr>
        <w:t xml:space="preserve"> Crest reserves the right, at its own expense, to assume the exclusive defense and control of any matter otherwise subject to indemnification by you, in which event you will fully cooperate with Crest in asserting any available defense and doing so will not otherwise excuse your indemnity obligations.</w:t>
      </w:r>
    </w:p>
    <w:p w14:paraId="6BF4BDBF" w14:textId="61A5AA41" w:rsidR="00A42511" w:rsidRPr="00590A7D" w:rsidRDefault="00CE33D2" w:rsidP="00590A7D">
      <w:pPr>
        <w:pStyle w:val="OutHead1"/>
        <w:rPr>
          <w:rFonts w:cs="Calibri"/>
          <w:szCs w:val="24"/>
        </w:rPr>
      </w:pPr>
      <w:r>
        <w:rPr>
          <w:rFonts w:cs="Calibri"/>
          <w:szCs w:val="24"/>
        </w:rPr>
        <w:t>Limitations of Liability</w:t>
      </w:r>
    </w:p>
    <w:p w14:paraId="2B907979" w14:textId="77777777" w:rsidR="00D5306E" w:rsidRPr="00590A7D" w:rsidRDefault="00D5306E" w:rsidP="00183A60">
      <w:pPr>
        <w:pStyle w:val="DWTNorm"/>
      </w:pPr>
      <w:r w:rsidRPr="00590A7D">
        <w:t xml:space="preserve">YOU UNDERSTAND AND AGREE THAT, TO THE MAXIMUM EXTENT PERMITTED BY APPLICABLE LAW, IN NO EVENT SHALL CREST OR THE CREST PARTIES BE LIABLE FOR ANY INDIRECT, PUNITIVE, INCIDENTAL, SPECIAL, CONSEQUENTIAL, OR EXEMPLARY DAMAGES, INCLUDING WITHOUT LIMITATION DAMAGES FOR LOSS OF PROFITS, GOODWILL, USE, DATA, OR OTHER INTANGIBLE LOSSES, THAT RESULT FROM THE USE OF, INABILITY TO USE, OR UNAVAILABILITY OF THE CREST PRODUCTS. UNDER NO CIRCUMSTANCES WILL CREST BE RESPONSIBLE FOR ANY DAMAGE, LOSS, OR INJURY RESULTING FROM HACKING, TAMPERING, OR OTHER UNAUTHORIZED ACCESS OR USE OF THE CREST PRODUCTS, YOUR CREST APP ACCOUNT, OR THE INFORMATION CONTAINED THEREIN. </w:t>
      </w:r>
    </w:p>
    <w:p w14:paraId="112D5C49" w14:textId="0B30D2B5" w:rsidR="00A42511" w:rsidRPr="00590A7D" w:rsidRDefault="00A42511" w:rsidP="00183A60">
      <w:pPr>
        <w:pStyle w:val="DWTNorm"/>
      </w:pPr>
      <w:r w:rsidRPr="00590A7D">
        <w:t>TO THE MAXIMUM EXTENT PERMITTED BY LAW, IN NO EVENT WILL THE CREST PARTIES’ AGGREGATE LIABILITY, COLLECTIVELY, FOR ALL CLAIMS ARISING OUT OF OR RELATED TO THIS AGREEMENT, WHETHER IN CONTRACT, TORT OR OTHERWISE, EXCEED THE SUBSCRIPTION FEES ACTUALLY PAID BY YOU DURING THE 12 MONTH PERIOD IMMEDIATELY PRECEDING THE DATE OF THE INCIDENT</w:t>
      </w:r>
      <w:r w:rsidR="00B96E27">
        <w:t xml:space="preserve"> FOR THE APPLICABLE SERVICE</w:t>
      </w:r>
      <w:r w:rsidRPr="00590A7D">
        <w:t>. ALL LIMITATIONS OF LIABILITY OF ANY KIND (INCLUDING IN THIS SECTION AND ELSEWHERE IN THIS AGREEMENT) APPLY WITH RESPECT TO BOTH CREST AND THE CREST PARTIES.</w:t>
      </w:r>
    </w:p>
    <w:p w14:paraId="143A2222" w14:textId="78E2FF82" w:rsidR="00A42511" w:rsidRPr="00590A7D" w:rsidRDefault="00B96E27" w:rsidP="00183A60">
      <w:pPr>
        <w:pStyle w:val="DWTNorm"/>
      </w:pPr>
      <w:r w:rsidRPr="008B6DFC">
        <w:rPr>
          <w:rFonts w:cs="Calibri"/>
        </w:rPr>
        <w:t xml:space="preserve">THIS LIMITATION OF LIABILITY SECTION APPLIES WHETHER THE ALLEGED LIABILITY IS BASED ON CONTRACT, TORT, NEGLIGENCE, STRICT LIABILITY, OR ANY OTHER BASIS, EVEN IF CREST HAS BEEN ADVISED OF THE POSSIBILITY OF SUCH DAMAGE. THE FOREGOING LIMITATION OF </w:t>
      </w:r>
      <w:r w:rsidRPr="008B6DFC">
        <w:rPr>
          <w:rFonts w:cs="Calibri"/>
        </w:rPr>
        <w:lastRenderedPageBreak/>
        <w:t>LIABILITY SHALL APPLY TO THE FULLEST EXTENT PERMITTED BY</w:t>
      </w:r>
      <w:r>
        <w:rPr>
          <w:rFonts w:cs="Calibri"/>
        </w:rPr>
        <w:t xml:space="preserve"> APPLICABLE</w:t>
      </w:r>
      <w:r w:rsidRPr="008B6DFC">
        <w:rPr>
          <w:rFonts w:cs="Calibri"/>
        </w:rPr>
        <w:t xml:space="preserve"> LAW IN THE APPLICABLE JURISDICTION.</w:t>
      </w:r>
    </w:p>
    <w:p w14:paraId="153C1C04" w14:textId="77777777" w:rsidR="00A42511" w:rsidRPr="00590A7D" w:rsidRDefault="00A42511" w:rsidP="00590A7D">
      <w:pPr>
        <w:pStyle w:val="OutHead1"/>
        <w:rPr>
          <w:rFonts w:cs="Calibri"/>
          <w:szCs w:val="24"/>
        </w:rPr>
      </w:pPr>
      <w:r w:rsidRPr="00590A7D">
        <w:rPr>
          <w:rFonts w:cs="Calibri"/>
          <w:szCs w:val="24"/>
        </w:rPr>
        <w:t>Export Controls</w:t>
      </w:r>
    </w:p>
    <w:p w14:paraId="3E0B78A1" w14:textId="77777777" w:rsidR="00A42511" w:rsidRPr="00590A7D" w:rsidRDefault="00A42511" w:rsidP="00590A7D">
      <w:pPr>
        <w:pStyle w:val="OutHead2"/>
        <w:rPr>
          <w:rFonts w:cs="Calibri"/>
          <w:szCs w:val="24"/>
        </w:rPr>
      </w:pPr>
      <w:r w:rsidRPr="00590A7D">
        <w:rPr>
          <w:rFonts w:cs="Calibri"/>
          <w:szCs w:val="24"/>
        </w:rPr>
        <w:t>You will comply with all applicable export Laws, including restrictions and regulations of the US Department of Commerce, the US Department of Treasury Office of Foreign Assets Control, or other United States or foreign agency or authority, and you will not use the Services to export, or allow any export or re-export in violation of any such restrictions, laws or regulations. You represent, warrant and covenant to Crest that you are not a prohibited party or located in, under the control of, or a national or resident of any restricted country, and that you will otherwise comply with all applicable export control Laws. If you reside outside the United States, then in addition to complying with the foregoing, you will comply with any relevant export Laws in your local jurisdiction.</w:t>
      </w:r>
    </w:p>
    <w:p w14:paraId="591F94A6" w14:textId="77777777" w:rsidR="00A42511" w:rsidRPr="00590A7D" w:rsidRDefault="00A42511" w:rsidP="00590A7D">
      <w:pPr>
        <w:pStyle w:val="OutHead1"/>
        <w:rPr>
          <w:rFonts w:cs="Calibri"/>
          <w:szCs w:val="24"/>
        </w:rPr>
      </w:pPr>
      <w:r w:rsidRPr="00590A7D">
        <w:rPr>
          <w:rFonts w:cs="Calibri"/>
          <w:szCs w:val="24"/>
        </w:rPr>
        <w:t>Miscellaneous</w:t>
      </w:r>
    </w:p>
    <w:p w14:paraId="2B968E2E" w14:textId="2C7DCE6F" w:rsidR="00A42511" w:rsidRPr="00590A7D" w:rsidRDefault="00A42511" w:rsidP="00590A7D">
      <w:pPr>
        <w:pStyle w:val="OutHead2"/>
        <w:rPr>
          <w:rFonts w:cs="Calibri"/>
          <w:szCs w:val="24"/>
        </w:rPr>
      </w:pPr>
      <w:r w:rsidRPr="00590A7D">
        <w:rPr>
          <w:rFonts w:cs="Calibri"/>
          <w:b/>
          <w:bCs/>
          <w:szCs w:val="24"/>
        </w:rPr>
        <w:t>Governing Law.</w:t>
      </w:r>
      <w:r w:rsidRPr="00590A7D">
        <w:rPr>
          <w:rFonts w:cs="Calibri"/>
          <w:szCs w:val="24"/>
        </w:rPr>
        <w:t xml:space="preserve"> </w:t>
      </w:r>
      <w:bookmarkStart w:id="64" w:name="_Hlk210224651"/>
      <w:r w:rsidRPr="00590A7D">
        <w:rPr>
          <w:rFonts w:cs="Calibri"/>
          <w:szCs w:val="24"/>
        </w:rPr>
        <w:t>This Agreement will be governed by and interpreted in accordance with the internal laws of the State of Florida without regard to conflicts of laws principles. The U.N. Convention on the International Sale of Goods will not apply.</w:t>
      </w:r>
      <w:bookmarkEnd w:id="64"/>
      <w:r w:rsidR="00615F76" w:rsidRPr="00590A7D">
        <w:rPr>
          <w:rFonts w:cs="Calibri"/>
          <w:szCs w:val="24"/>
        </w:rPr>
        <w:t xml:space="preserve"> If for any reason a claim proceeds in court rather than in arbitration (including any claims brought by parties outside the United States), the dispute shall be exclusively brought in state or federal courts located in </w:t>
      </w:r>
      <w:r w:rsidR="0049106A">
        <w:rPr>
          <w:rFonts w:cs="Calibri"/>
          <w:szCs w:val="24"/>
        </w:rPr>
        <w:t>Palm Beach</w:t>
      </w:r>
      <w:r w:rsidR="0049106A" w:rsidRPr="00590A7D">
        <w:rPr>
          <w:rFonts w:cs="Calibri"/>
          <w:szCs w:val="24"/>
        </w:rPr>
        <w:t xml:space="preserve"> </w:t>
      </w:r>
      <w:r w:rsidR="00615F76" w:rsidRPr="00590A7D">
        <w:rPr>
          <w:rFonts w:cs="Calibri"/>
          <w:szCs w:val="24"/>
        </w:rPr>
        <w:t>County, Florida.</w:t>
      </w:r>
    </w:p>
    <w:p w14:paraId="49D94770" w14:textId="77777777" w:rsidR="00A42511" w:rsidRPr="00590A7D" w:rsidRDefault="00A42511" w:rsidP="00590A7D">
      <w:pPr>
        <w:pStyle w:val="OutHead2"/>
        <w:rPr>
          <w:rFonts w:cs="Calibri"/>
          <w:szCs w:val="24"/>
        </w:rPr>
      </w:pPr>
      <w:r w:rsidRPr="00590A7D">
        <w:rPr>
          <w:rFonts w:cs="Calibri"/>
          <w:b/>
          <w:bCs/>
          <w:szCs w:val="24"/>
        </w:rPr>
        <w:t xml:space="preserve">Mandatory Informal Dispute Resolution. </w:t>
      </w:r>
      <w:r w:rsidRPr="00590A7D">
        <w:rPr>
          <w:rFonts w:cs="Calibri"/>
          <w:szCs w:val="24"/>
        </w:rPr>
        <w:t>If you have any dispute with Crest arising out of or relating to this Agreement, you agree to notify Crest in writing with a brief, written description of the dispute and your contact information, and Crest will have 30 days from the date of receipt within which to attempt resolve the dispute to your reasonable satisfaction. If the Parties are unable to resolve the dispute through good faith negotiations over such 30 day period under this informal process, either Party may pursue resolution of the dispute in accordance with the arbitration agreement below.</w:t>
      </w:r>
    </w:p>
    <w:p w14:paraId="2F966D87" w14:textId="45BDE182" w:rsidR="00A42511" w:rsidRPr="00590A7D" w:rsidRDefault="00A42511" w:rsidP="00590A7D">
      <w:pPr>
        <w:pStyle w:val="OutHead2"/>
        <w:rPr>
          <w:rFonts w:cs="Calibri"/>
          <w:szCs w:val="24"/>
        </w:rPr>
      </w:pPr>
      <w:r w:rsidRPr="00590A7D">
        <w:rPr>
          <w:rFonts w:cs="Calibri"/>
          <w:b/>
          <w:bCs/>
          <w:szCs w:val="24"/>
        </w:rPr>
        <w:t>Arbitration Agreement.</w:t>
      </w:r>
      <w:r w:rsidRPr="00590A7D">
        <w:rPr>
          <w:rFonts w:cs="Calibri"/>
          <w:szCs w:val="24"/>
        </w:rPr>
        <w:t xml:space="preserve"> ALL DISPUTES ARISING OUT OF OR RELATED TO THIS AGREEMENT OR ANY ASPECT OF THE RELATIONSHIP BETWEEN YOU AND CREST, WHETHER BASED IN CONTRACT, TORT, STATUTE, FRAUD, MISREPRESENTATION OR ANY OTHER LEGAL THEORY, THAT ARE NOT RESOLVED PURSUANT TO SECTION ABOVE WILL BE RESOLVED THROUGH FINAL AND BINDING ARBITRATION BEFORE THREE (3) EXPERIENCED NEUTRAL ARBITRATORS SELECTED IN ACCORDANCE WITH JAMS RULES</w:t>
      </w:r>
      <w:r w:rsidRPr="00590A7D" w:rsidDel="000F4E20">
        <w:rPr>
          <w:rFonts w:cs="Calibri"/>
          <w:szCs w:val="24"/>
        </w:rPr>
        <w:t xml:space="preserve"> </w:t>
      </w:r>
      <w:r w:rsidRPr="00590A7D">
        <w:rPr>
          <w:rFonts w:cs="Calibri"/>
          <w:szCs w:val="24"/>
        </w:rPr>
        <w:t>INSTEAD OF IN A COURT BY A JUDGE OR JURY, AND CREST AND YOU EACH HEREBY WAIVE THE RIGHT TO TRIAL BY A JURY. YOU AGREE THAT ANY ARBITRATION UNDER THIS AGREEMENT WILL TAKE PLACE ON AN INDIVIDUAL BASIS; CLASS ARBITRATIONS AND CLASS ACTIONS ARE NOT PERMITTED AND YOU ARE AGREEING TO GIVE UP THE ABILITY TO PARTICIPATE IN A CLASS ACTION. The arbitration will be administered through JAMS</w:t>
      </w:r>
      <w:r w:rsidR="00C22D8F">
        <w:rPr>
          <w:rFonts w:cs="Calibri"/>
          <w:szCs w:val="24"/>
        </w:rPr>
        <w:t xml:space="preserve"> </w:t>
      </w:r>
      <w:r w:rsidR="00C22D8F" w:rsidRPr="008B6DFC">
        <w:rPr>
          <w:rFonts w:cs="Calibri"/>
          <w:szCs w:val="24"/>
        </w:rPr>
        <w:t xml:space="preserve">before a </w:t>
      </w:r>
      <w:r w:rsidR="00C22D8F">
        <w:rPr>
          <w:rFonts w:cs="Calibri"/>
          <w:szCs w:val="24"/>
        </w:rPr>
        <w:t>panel of three</w:t>
      </w:r>
      <w:r w:rsidR="00C22D8F" w:rsidRPr="008B6DFC">
        <w:rPr>
          <w:rFonts w:cs="Calibri"/>
          <w:szCs w:val="24"/>
        </w:rPr>
        <w:t xml:space="preserve"> arbitrator</w:t>
      </w:r>
      <w:r w:rsidR="00C22D8F">
        <w:rPr>
          <w:rFonts w:cs="Calibri"/>
          <w:szCs w:val="24"/>
        </w:rPr>
        <w:t>s</w:t>
      </w:r>
      <w:r w:rsidRPr="00590A7D">
        <w:rPr>
          <w:rFonts w:cs="Calibri"/>
          <w:szCs w:val="24"/>
        </w:rPr>
        <w:t xml:space="preserve"> in accordance with the applicable JAMS arbitration rules and procedures (collectively </w:t>
      </w:r>
      <w:r w:rsidR="00394F12">
        <w:rPr>
          <w:rFonts w:cs="Calibri"/>
          <w:szCs w:val="24"/>
        </w:rPr>
        <w:t>“</w:t>
      </w:r>
      <w:r w:rsidRPr="00092E56">
        <w:rPr>
          <w:rFonts w:cs="Calibri"/>
          <w:b/>
          <w:bCs/>
          <w:szCs w:val="24"/>
        </w:rPr>
        <w:t>JAMS Rules</w:t>
      </w:r>
      <w:r w:rsidR="00394F12">
        <w:rPr>
          <w:rFonts w:cs="Calibri"/>
          <w:szCs w:val="24"/>
        </w:rPr>
        <w:t>”</w:t>
      </w:r>
      <w:r w:rsidRPr="00590A7D">
        <w:rPr>
          <w:rFonts w:cs="Calibri"/>
          <w:szCs w:val="24"/>
        </w:rPr>
        <w:t xml:space="preserve">) as amended by </w:t>
      </w:r>
      <w:r w:rsidRPr="00590A7D">
        <w:rPr>
          <w:rFonts w:cs="Calibri"/>
          <w:szCs w:val="24"/>
        </w:rPr>
        <w:lastRenderedPageBreak/>
        <w:t>this Agreement.</w:t>
      </w:r>
      <w:r w:rsidR="00C22D8F">
        <w:rPr>
          <w:rFonts w:cs="Calibri"/>
          <w:szCs w:val="24"/>
        </w:rPr>
        <w:t xml:space="preserve"> </w:t>
      </w:r>
      <w:bookmarkStart w:id="65" w:name="_Hlk210832314"/>
      <w:r w:rsidR="00C22D8F">
        <w:rPr>
          <w:rFonts w:cs="Calibri"/>
          <w:szCs w:val="24"/>
        </w:rPr>
        <w:t xml:space="preserve">The selection of the arbitrators shall proceed as outlined in the applicable JAMS rules. </w:t>
      </w:r>
      <w:bookmarkStart w:id="66" w:name="_Hlk211002755"/>
      <w:bookmarkEnd w:id="65"/>
      <w:r w:rsidRPr="00590A7D">
        <w:rPr>
          <w:rFonts w:cs="Calibri"/>
          <w:szCs w:val="24"/>
        </w:rPr>
        <w:t xml:space="preserve">Any arbitration hearing will be held in Palm Beach County, Florida. </w:t>
      </w:r>
      <w:bookmarkEnd w:id="66"/>
      <w:r w:rsidRPr="00590A7D">
        <w:rPr>
          <w:rFonts w:cs="Calibri"/>
          <w:szCs w:val="24"/>
        </w:rPr>
        <w:t xml:space="preserve">The applicable governing law will be as set forth in Section (provided that with respect to arbitrability issues, federal arbitration </w:t>
      </w:r>
      <w:r w:rsidR="00216D90">
        <w:rPr>
          <w:rFonts w:cs="Calibri"/>
          <w:szCs w:val="24"/>
        </w:rPr>
        <w:t>Law</w:t>
      </w:r>
      <w:r w:rsidRPr="00590A7D">
        <w:rPr>
          <w:rFonts w:cs="Calibri"/>
          <w:szCs w:val="24"/>
        </w:rPr>
        <w:t xml:space="preserve"> will govern). The arbitrator’s decision will follow the terms of this Agreement and will be final and binding. The arbitrator will have authority to award temporary, interim or permanent injunctive relief or relief providing for specific performance of this Agreement, but only to the extent necessary to provide relief warranted by the individual claim before the arbitrator. The award rendered by the arbitrator may be confirmed and enforced in any court having jurisdiction thereof.</w:t>
      </w:r>
    </w:p>
    <w:p w14:paraId="1C8636DF" w14:textId="00F822B0" w:rsidR="00A42511" w:rsidRPr="00590A7D" w:rsidRDefault="00A42511" w:rsidP="00590A7D">
      <w:pPr>
        <w:pStyle w:val="OutHead2"/>
        <w:rPr>
          <w:rFonts w:cs="Calibri"/>
          <w:szCs w:val="24"/>
        </w:rPr>
      </w:pPr>
      <w:bookmarkStart w:id="67" w:name="_Hlk210225069"/>
      <w:r w:rsidRPr="00590A7D">
        <w:rPr>
          <w:rFonts w:cs="Calibri"/>
          <w:b/>
          <w:bCs/>
          <w:szCs w:val="24"/>
        </w:rPr>
        <w:t xml:space="preserve">Entire Agreement. </w:t>
      </w:r>
      <w:r w:rsidRPr="00590A7D">
        <w:rPr>
          <w:rFonts w:cs="Calibri"/>
          <w:szCs w:val="24"/>
        </w:rPr>
        <w:t>This Agreement, together with any Order Forms and any terms and policies that are incorporated into this Agreement by reference (including by reference to a URL), constitute the entire agreement and supersede any prior agreements between you and Crest with respect to the subject matter hereof. In the event of a conflict between an Order Form and this Agreement, the Order Form will control. This Agreement supersedes and replaces all prior and contemporaneous agreements, proposals or representations, written or oral, between Crest, on the one hand, and you or any Affiliate, on the other hand.</w:t>
      </w:r>
    </w:p>
    <w:p w14:paraId="63F3D73C" w14:textId="77777777" w:rsidR="00A42511" w:rsidRPr="00590A7D" w:rsidRDefault="00A42511" w:rsidP="00590A7D">
      <w:pPr>
        <w:pStyle w:val="OutHead2"/>
        <w:rPr>
          <w:rFonts w:cs="Calibri"/>
          <w:szCs w:val="24"/>
        </w:rPr>
      </w:pPr>
      <w:r w:rsidRPr="00590A7D">
        <w:rPr>
          <w:rFonts w:cs="Calibri"/>
          <w:b/>
          <w:bCs/>
          <w:szCs w:val="24"/>
        </w:rPr>
        <w:t xml:space="preserve">Waiver and Severability. </w:t>
      </w:r>
      <w:r w:rsidRPr="00590A7D">
        <w:rPr>
          <w:rFonts w:cs="Calibri"/>
          <w:szCs w:val="24"/>
        </w:rPr>
        <w:t>No waiver of any provision of this Agreement by Crest will be effective unless in writing and signed by Crest. No waiver by either Party of any breach or default hereunder will be deemed to be a waiver of any preceding or subsequent breach or default. If any provision of this Agreement is held by a court of competent jurisdiction to be contrary to Law, the provision will be modified by the court and interpreted so as best to accomplish the objectives of the original provision to the fullest extent permitted by law, and the remaining provisions of this Agreement will remain in effect.</w:t>
      </w:r>
    </w:p>
    <w:p w14:paraId="1C950AEA" w14:textId="6BAC5E51" w:rsidR="00A42511" w:rsidRPr="00590A7D" w:rsidRDefault="00A42511" w:rsidP="00590A7D">
      <w:pPr>
        <w:pStyle w:val="OutHead2"/>
        <w:rPr>
          <w:rFonts w:cs="Calibri"/>
          <w:szCs w:val="24"/>
        </w:rPr>
      </w:pPr>
      <w:r w:rsidRPr="00590A7D">
        <w:rPr>
          <w:rFonts w:cs="Calibri"/>
          <w:b/>
          <w:bCs/>
          <w:szCs w:val="24"/>
        </w:rPr>
        <w:t>Assignment.</w:t>
      </w:r>
      <w:r w:rsidRPr="00590A7D">
        <w:rPr>
          <w:rFonts w:cs="Calibri"/>
          <w:szCs w:val="24"/>
        </w:rPr>
        <w:t xml:space="preserve"> You </w:t>
      </w:r>
      <w:r w:rsidR="00C22D8F">
        <w:rPr>
          <w:rFonts w:cs="Calibri"/>
          <w:szCs w:val="24"/>
        </w:rPr>
        <w:t>cannot</w:t>
      </w:r>
      <w:r w:rsidRPr="00590A7D">
        <w:rPr>
          <w:rFonts w:cs="Calibri"/>
          <w:szCs w:val="24"/>
        </w:rPr>
        <w:t xml:space="preserve"> assign, delegate or transfer this Agreement in whole or in part, without Crest’s prior written consent. Crest may assign, transfer or sublicense any or all of Crest’s rights or obligations under this Agreement without restriction.</w:t>
      </w:r>
    </w:p>
    <w:p w14:paraId="1CD07EFD" w14:textId="1E3D7F28" w:rsidR="00A42511" w:rsidRPr="00590A7D" w:rsidRDefault="00A42511" w:rsidP="00590A7D">
      <w:pPr>
        <w:pStyle w:val="OutHead2"/>
        <w:rPr>
          <w:rFonts w:cs="Calibri"/>
          <w:szCs w:val="24"/>
        </w:rPr>
      </w:pPr>
      <w:bookmarkStart w:id="68" w:name="_Hlk210225139"/>
      <w:bookmarkEnd w:id="67"/>
      <w:r w:rsidRPr="00590A7D">
        <w:rPr>
          <w:rFonts w:cs="Calibri"/>
          <w:b/>
          <w:bCs/>
          <w:szCs w:val="24"/>
        </w:rPr>
        <w:t>Notices.</w:t>
      </w:r>
      <w:r w:rsidRPr="00590A7D">
        <w:rPr>
          <w:rFonts w:cs="Calibri"/>
          <w:szCs w:val="24"/>
        </w:rPr>
        <w:t xml:space="preserve"> Any notices provided by Crest under this Agreement may be delivered to you within the Services or to the email address(es) we have on file for your account. You hereby consent to receive notice from Crest through the foregoing means, and such notices will be deemed effective when sent if on a business day, and if not sent on a business day then on the next business day. Except as otherwise specified in the Agreement, any notices to Crest under this Agreement must be delivered via first class registered U.S. mail, overnight courier, to Crest Advisory Group LLC, 3825 PGA Blvd, Suite 701, Palm Beach Gardens, FL 33410 with a copy to Davis Wright Tremaine LLC, 920 5</w:t>
      </w:r>
      <w:r w:rsidRPr="00590A7D">
        <w:rPr>
          <w:rFonts w:cs="Calibri"/>
          <w:szCs w:val="24"/>
          <w:vertAlign w:val="superscript"/>
        </w:rPr>
        <w:t>th</w:t>
      </w:r>
      <w:r w:rsidRPr="00590A7D">
        <w:rPr>
          <w:rFonts w:cs="Calibri"/>
          <w:szCs w:val="24"/>
        </w:rPr>
        <w:t xml:space="preserve"> Avenue, Suite 3300, Seattle, WA 98104.</w:t>
      </w:r>
      <w:r w:rsidR="00B17FDA" w:rsidRPr="00590A7D">
        <w:rPr>
          <w:rFonts w:cs="Calibri"/>
          <w:szCs w:val="24"/>
        </w:rPr>
        <w:t xml:space="preserve"> You are responsible for keeping your email address current. If the last email you provided is invalid or cannot receive notices, Crest</w:t>
      </w:r>
      <w:r w:rsidR="00394F12">
        <w:rPr>
          <w:rFonts w:cs="Calibri"/>
          <w:szCs w:val="24"/>
        </w:rPr>
        <w:t>’</w:t>
      </w:r>
      <w:r w:rsidR="00B17FDA" w:rsidRPr="00590A7D">
        <w:rPr>
          <w:rFonts w:cs="Calibri"/>
          <w:szCs w:val="24"/>
        </w:rPr>
        <w:t>s attempt to send notice to that address still counts as effective delivery.</w:t>
      </w:r>
    </w:p>
    <w:p w14:paraId="05A46A6F" w14:textId="13D839C1" w:rsidR="00A42511" w:rsidRPr="00590A7D" w:rsidRDefault="00A42511" w:rsidP="00590A7D">
      <w:pPr>
        <w:pStyle w:val="OutHead2"/>
        <w:rPr>
          <w:rFonts w:cs="Calibri"/>
          <w:szCs w:val="24"/>
        </w:rPr>
      </w:pPr>
      <w:r w:rsidRPr="00590A7D">
        <w:rPr>
          <w:rFonts w:cs="Calibri"/>
          <w:b/>
          <w:bCs/>
          <w:szCs w:val="24"/>
        </w:rPr>
        <w:t>Governing Language</w:t>
      </w:r>
      <w:r w:rsidRPr="00590A7D">
        <w:rPr>
          <w:rFonts w:cs="Calibri"/>
          <w:szCs w:val="24"/>
        </w:rPr>
        <w:t xml:space="preserve">. Any translation of the Agreement is made for local requirements only. In the event of a dispute between the English and any non-English versions, the original English version of the Agreement shall control, except where specific national </w:t>
      </w:r>
      <w:r w:rsidR="00216D90">
        <w:rPr>
          <w:rFonts w:cs="Calibri"/>
          <w:szCs w:val="24"/>
        </w:rPr>
        <w:t>Laws</w:t>
      </w:r>
      <w:r w:rsidRPr="00590A7D">
        <w:rPr>
          <w:rFonts w:cs="Calibri"/>
          <w:szCs w:val="24"/>
        </w:rPr>
        <w:t xml:space="preserve"> require the </w:t>
      </w:r>
      <w:r w:rsidRPr="00590A7D">
        <w:rPr>
          <w:rFonts w:cs="Calibri"/>
          <w:szCs w:val="24"/>
        </w:rPr>
        <w:lastRenderedPageBreak/>
        <w:t>use of the applicable national language. Any other documents delivered or given pursuant to the Agreement, including notices, shall be in English.</w:t>
      </w:r>
    </w:p>
    <w:p w14:paraId="0F93D27C" w14:textId="77777777" w:rsidR="00A42511" w:rsidRPr="00590A7D" w:rsidRDefault="00A42511" w:rsidP="00590A7D">
      <w:pPr>
        <w:pStyle w:val="OutHead2"/>
        <w:rPr>
          <w:rFonts w:cs="Calibri"/>
          <w:szCs w:val="24"/>
        </w:rPr>
      </w:pPr>
      <w:bookmarkStart w:id="69" w:name="_Ref_ContractCompanion_9kb9Ur019"/>
      <w:r w:rsidRPr="00590A7D">
        <w:rPr>
          <w:rFonts w:cs="Calibri"/>
          <w:b/>
          <w:bCs/>
          <w:szCs w:val="24"/>
        </w:rPr>
        <w:t xml:space="preserve">Force Majeure. </w:t>
      </w:r>
      <w:r w:rsidRPr="00590A7D">
        <w:rPr>
          <w:rFonts w:cs="Calibri"/>
          <w:szCs w:val="24"/>
        </w:rPr>
        <w:t>Neither Party will be liable for any failure or delay in performance under this Agreement (other than for delay in the payment of money due and payable hereunder) for causes beyond that Party’s reasonable control and occurring without that Party’s fault or negligence, including, but not limited to, acts of God, acts of government, flood, fire, civil unrest, acts of terror, strikes or other labor problems (other than those involving Crest’s or your employees, respectively), computer attacks (by government/nation entities or otherwise) or malicious acts, such as attacks on or through the Internet, any Internet service provider, telecommunications or hosting facility. Dates by which performance obligations are scheduled to be met will be extended for a period of time equal to the time lost due to any delay so caused.</w:t>
      </w:r>
      <w:bookmarkEnd w:id="69"/>
    </w:p>
    <w:bookmarkEnd w:id="68"/>
    <w:p w14:paraId="34FE8E54" w14:textId="77777777" w:rsidR="00A42511" w:rsidRPr="00590A7D" w:rsidRDefault="00A42511" w:rsidP="00590A7D">
      <w:pPr>
        <w:pStyle w:val="OutHead2"/>
        <w:rPr>
          <w:rFonts w:cs="Calibri"/>
          <w:szCs w:val="24"/>
        </w:rPr>
      </w:pPr>
      <w:r w:rsidRPr="00590A7D">
        <w:rPr>
          <w:rFonts w:cs="Calibri"/>
          <w:b/>
          <w:bCs/>
          <w:szCs w:val="24"/>
        </w:rPr>
        <w:t>Electronic Communications and Signatures.</w:t>
      </w:r>
      <w:r w:rsidRPr="00590A7D">
        <w:rPr>
          <w:rFonts w:cs="Calibri"/>
          <w:szCs w:val="24"/>
        </w:rPr>
        <w:t xml:space="preserve"> You agree to the use of electronic communication in order to enter into agreements and place orders, and to the electronic delivery of notices, policies and records of transactions initiated or completed through the Services. Furthermore, you hereby waive any rights or requirements under any Laws in any jurisdiction that require an original (non-electronic) signature or delivery or retention of non-electronic records, to the extent permitted under applicable Law.</w:t>
      </w:r>
    </w:p>
    <w:p w14:paraId="24A6F799" w14:textId="77777777" w:rsidR="00A42511" w:rsidRPr="00590A7D" w:rsidRDefault="00A42511" w:rsidP="00590A7D">
      <w:pPr>
        <w:pStyle w:val="OutHead2"/>
        <w:rPr>
          <w:rFonts w:cs="Calibri"/>
          <w:szCs w:val="24"/>
        </w:rPr>
      </w:pPr>
      <w:r w:rsidRPr="00590A7D">
        <w:rPr>
          <w:rFonts w:cs="Calibri"/>
          <w:b/>
          <w:bCs/>
          <w:szCs w:val="24"/>
        </w:rPr>
        <w:t>Relationship of the Parties.</w:t>
      </w:r>
      <w:r w:rsidRPr="00590A7D">
        <w:rPr>
          <w:rFonts w:cs="Calibri"/>
          <w:szCs w:val="24"/>
        </w:rPr>
        <w:t xml:space="preserve"> This Agreement does not, and will not be construed to, create any partnership, joint venture, employer-employee, agency or franchisor-franchisee relationship between you and Crest.</w:t>
      </w:r>
    </w:p>
    <w:p w14:paraId="34755C35" w14:textId="77777777" w:rsidR="00A42511" w:rsidRPr="00590A7D" w:rsidRDefault="00A42511" w:rsidP="00590A7D">
      <w:pPr>
        <w:pStyle w:val="OutHead1"/>
        <w:rPr>
          <w:rFonts w:cs="Calibri"/>
          <w:szCs w:val="24"/>
        </w:rPr>
      </w:pPr>
      <w:bookmarkStart w:id="70" w:name="_Ref_ContractCompanion_9kb9Ur013"/>
      <w:r w:rsidRPr="00590A7D">
        <w:rPr>
          <w:rFonts w:cs="Calibri"/>
          <w:szCs w:val="24"/>
        </w:rPr>
        <w:t>Definitions</w:t>
      </w:r>
      <w:bookmarkEnd w:id="70"/>
    </w:p>
    <w:p w14:paraId="155F3CDE" w14:textId="77777777" w:rsidR="00A42511" w:rsidRPr="00590A7D" w:rsidRDefault="00A42511" w:rsidP="00590A7D">
      <w:pPr>
        <w:pStyle w:val="DWTNorm"/>
        <w:rPr>
          <w:rFonts w:cs="Calibri"/>
        </w:rPr>
      </w:pPr>
      <w:bookmarkStart w:id="71" w:name="_Hlk209707745"/>
      <w:r w:rsidRPr="00590A7D">
        <w:rPr>
          <w:rFonts w:cs="Calibri"/>
        </w:rPr>
        <w:t>For the purposes of this Agreement, the capitalized terms below shall have the meanings assigned to each:</w:t>
      </w:r>
    </w:p>
    <w:bookmarkEnd w:id="71"/>
    <w:p w14:paraId="01AEBB70" w14:textId="4D5D32E5" w:rsidR="00A42511" w:rsidRPr="00590A7D" w:rsidRDefault="00394F12" w:rsidP="00590A7D">
      <w:pPr>
        <w:pStyle w:val="OutHead2"/>
        <w:rPr>
          <w:rFonts w:cs="Calibri"/>
          <w:szCs w:val="24"/>
        </w:rPr>
      </w:pPr>
      <w:r>
        <w:rPr>
          <w:rFonts w:cs="Calibri"/>
          <w:b/>
          <w:bCs/>
          <w:szCs w:val="24"/>
        </w:rPr>
        <w:t>“</w:t>
      </w:r>
      <w:r w:rsidR="00A42511" w:rsidRPr="00590A7D">
        <w:rPr>
          <w:rFonts w:cs="Calibri"/>
          <w:b/>
          <w:bCs/>
          <w:szCs w:val="24"/>
        </w:rPr>
        <w:t>Affiliate</w:t>
      </w:r>
      <w:r>
        <w:rPr>
          <w:rFonts w:cs="Calibri"/>
          <w:b/>
          <w:bCs/>
          <w:szCs w:val="24"/>
        </w:rPr>
        <w:t>”</w:t>
      </w:r>
      <w:r w:rsidR="00A42511" w:rsidRPr="00590A7D">
        <w:rPr>
          <w:rFonts w:cs="Calibri"/>
          <w:szCs w:val="24"/>
        </w:rPr>
        <w:t xml:space="preserve"> means any entity that directly or indirectly controls, is controlled by, or is under common control with you, and that has been designated to receive Services under this Agreement. </w:t>
      </w:r>
      <w:r>
        <w:rPr>
          <w:rFonts w:cs="Calibri"/>
          <w:szCs w:val="24"/>
        </w:rPr>
        <w:t>“</w:t>
      </w:r>
      <w:r w:rsidR="00A42511" w:rsidRPr="00092E56">
        <w:rPr>
          <w:rFonts w:cs="Calibri"/>
          <w:b/>
          <w:bCs/>
          <w:szCs w:val="24"/>
        </w:rPr>
        <w:t>Control</w:t>
      </w:r>
      <w:r>
        <w:rPr>
          <w:rFonts w:cs="Calibri"/>
          <w:szCs w:val="24"/>
        </w:rPr>
        <w:t>”</w:t>
      </w:r>
      <w:r w:rsidR="00A42511" w:rsidRPr="00590A7D">
        <w:rPr>
          <w:rFonts w:cs="Calibri"/>
          <w:szCs w:val="24"/>
        </w:rPr>
        <w:t xml:space="preserve"> for purposes of this definition means the power to direct or cause the direction of the management and policies of the subject entity, whether through equity ownership, a credit arrangement, or other contractual arrangement. </w:t>
      </w:r>
    </w:p>
    <w:p w14:paraId="2759604D" w14:textId="22D836A4" w:rsidR="00A42511" w:rsidRPr="00590A7D" w:rsidRDefault="00394F12" w:rsidP="00590A7D">
      <w:pPr>
        <w:pStyle w:val="OutHead2"/>
        <w:rPr>
          <w:rFonts w:cs="Calibri"/>
          <w:szCs w:val="24"/>
        </w:rPr>
      </w:pPr>
      <w:r>
        <w:rPr>
          <w:rFonts w:cs="Calibri"/>
          <w:b/>
          <w:bCs/>
          <w:szCs w:val="24"/>
        </w:rPr>
        <w:t>“</w:t>
      </w:r>
      <w:r w:rsidR="00A42511" w:rsidRPr="00590A7D">
        <w:rPr>
          <w:rFonts w:cs="Calibri"/>
          <w:b/>
          <w:bCs/>
          <w:szCs w:val="24"/>
        </w:rPr>
        <w:t>Aggregated Data</w:t>
      </w:r>
      <w:r>
        <w:rPr>
          <w:rFonts w:cs="Calibri"/>
          <w:b/>
          <w:bCs/>
          <w:szCs w:val="24"/>
        </w:rPr>
        <w:t>”</w:t>
      </w:r>
      <w:r w:rsidR="00A42511" w:rsidRPr="00590A7D">
        <w:rPr>
          <w:rFonts w:cs="Calibri"/>
          <w:b/>
          <w:bCs/>
          <w:szCs w:val="24"/>
        </w:rPr>
        <w:t xml:space="preserve"> </w:t>
      </w:r>
      <w:r w:rsidR="00A42511" w:rsidRPr="00590A7D">
        <w:rPr>
          <w:rFonts w:cs="Calibri"/>
          <w:szCs w:val="24"/>
        </w:rPr>
        <w:t>means anonymized, de-identified, or aggregated data derived by or through the operation of the Services that is created by or on behalf of Crest in compliance with applicable Laws and that does not reveal any personally identifying information about you or any End Users or is reasonably linkable to any End User or household.</w:t>
      </w:r>
    </w:p>
    <w:p w14:paraId="2AD02EB0" w14:textId="3BF2CA25" w:rsidR="00A42511" w:rsidRPr="00590A7D" w:rsidRDefault="00394F12" w:rsidP="00590A7D">
      <w:pPr>
        <w:pStyle w:val="OutHead2"/>
        <w:rPr>
          <w:rFonts w:cs="Calibri"/>
          <w:szCs w:val="24"/>
        </w:rPr>
      </w:pPr>
      <w:r>
        <w:rPr>
          <w:rFonts w:cs="Calibri"/>
          <w:b/>
          <w:bCs/>
          <w:szCs w:val="24"/>
        </w:rPr>
        <w:t>“</w:t>
      </w:r>
      <w:r w:rsidR="00A42511" w:rsidRPr="00590A7D">
        <w:rPr>
          <w:rFonts w:cs="Calibri"/>
          <w:b/>
          <w:bCs/>
          <w:szCs w:val="24"/>
        </w:rPr>
        <w:t>API</w:t>
      </w:r>
      <w:r>
        <w:rPr>
          <w:rFonts w:cs="Calibri"/>
          <w:b/>
          <w:bCs/>
          <w:szCs w:val="24"/>
        </w:rPr>
        <w:t>”</w:t>
      </w:r>
      <w:r w:rsidR="00A42511" w:rsidRPr="00590A7D">
        <w:rPr>
          <w:rFonts w:cs="Calibri"/>
          <w:b/>
          <w:bCs/>
          <w:szCs w:val="24"/>
        </w:rPr>
        <w:t xml:space="preserve"> </w:t>
      </w:r>
      <w:r w:rsidR="00A42511" w:rsidRPr="00590A7D">
        <w:rPr>
          <w:rFonts w:cs="Calibri"/>
          <w:szCs w:val="24"/>
        </w:rPr>
        <w:t xml:space="preserve">means Crest’s application programming interface as may be updated by Crest from time to time, and any subsequent application programming interfaces that are developed and made available by Crest to interact with or otherwise be used in connection with the </w:t>
      </w:r>
      <w:r w:rsidR="00A42511" w:rsidRPr="00590A7D">
        <w:rPr>
          <w:rFonts w:cs="Calibri"/>
          <w:szCs w:val="24"/>
        </w:rPr>
        <w:lastRenderedPageBreak/>
        <w:t>Services.</w:t>
      </w:r>
    </w:p>
    <w:p w14:paraId="0F9BCFB6" w14:textId="170DD98F" w:rsidR="00A42511" w:rsidRPr="00590A7D" w:rsidRDefault="00394F12" w:rsidP="00590A7D">
      <w:pPr>
        <w:pStyle w:val="OutHead2"/>
        <w:rPr>
          <w:rFonts w:cs="Calibri"/>
          <w:szCs w:val="24"/>
        </w:rPr>
      </w:pPr>
      <w:r>
        <w:rPr>
          <w:rFonts w:cs="Calibri"/>
          <w:b/>
          <w:bCs/>
          <w:szCs w:val="24"/>
        </w:rPr>
        <w:t>“</w:t>
      </w:r>
      <w:r w:rsidR="00A42511" w:rsidRPr="00590A7D">
        <w:rPr>
          <w:rFonts w:cs="Calibri"/>
          <w:b/>
          <w:bCs/>
          <w:szCs w:val="24"/>
        </w:rPr>
        <w:t>Apps</w:t>
      </w:r>
      <w:r>
        <w:rPr>
          <w:rFonts w:cs="Calibri"/>
          <w:b/>
          <w:bCs/>
          <w:szCs w:val="24"/>
        </w:rPr>
        <w:t>”</w:t>
      </w:r>
      <w:r w:rsidR="00A42511" w:rsidRPr="00590A7D">
        <w:rPr>
          <w:rFonts w:cs="Calibri"/>
          <w:b/>
          <w:bCs/>
          <w:szCs w:val="24"/>
        </w:rPr>
        <w:t xml:space="preserve"> </w:t>
      </w:r>
      <w:r w:rsidR="00A42511" w:rsidRPr="00590A7D">
        <w:rPr>
          <w:rFonts w:cs="Calibri"/>
          <w:szCs w:val="24"/>
        </w:rPr>
        <w:t xml:space="preserve">means any mobile applications through which Crest makes the Software Service available, including, but not limited to, the Crest business app and the Crest branded mobile app. </w:t>
      </w:r>
    </w:p>
    <w:p w14:paraId="677C2E50" w14:textId="258BDAA0" w:rsidR="00A42511" w:rsidRPr="00590A7D" w:rsidRDefault="00394F12" w:rsidP="00590A7D">
      <w:pPr>
        <w:pStyle w:val="OutHead2"/>
        <w:rPr>
          <w:rFonts w:cs="Calibri"/>
          <w:szCs w:val="24"/>
        </w:rPr>
      </w:pPr>
      <w:r>
        <w:rPr>
          <w:rFonts w:cs="Calibri"/>
          <w:szCs w:val="24"/>
        </w:rPr>
        <w:t>“</w:t>
      </w:r>
      <w:r w:rsidR="00A42511" w:rsidRPr="00590A7D">
        <w:rPr>
          <w:rFonts w:cs="Calibri"/>
          <w:b/>
          <w:bCs/>
          <w:szCs w:val="24"/>
        </w:rPr>
        <w:t>Avatar(s)</w:t>
      </w:r>
      <w:r>
        <w:rPr>
          <w:rFonts w:cs="Calibri"/>
          <w:szCs w:val="24"/>
        </w:rPr>
        <w:t>”</w:t>
      </w:r>
      <w:r w:rsidR="00A42511" w:rsidRPr="00590A7D">
        <w:rPr>
          <w:rFonts w:cs="Calibri"/>
          <w:szCs w:val="24"/>
        </w:rPr>
        <w:t xml:space="preserve"> </w:t>
      </w:r>
      <w:bookmarkStart w:id="72" w:name="_Hlk210221108"/>
      <w:r w:rsidR="00A42511" w:rsidRPr="00590A7D">
        <w:rPr>
          <w:rFonts w:cs="Calibri"/>
          <w:szCs w:val="24"/>
        </w:rPr>
        <w:t>means a</w:t>
      </w:r>
      <w:r w:rsidR="00686A78" w:rsidRPr="00590A7D">
        <w:rPr>
          <w:rFonts w:cs="Calibri"/>
          <w:szCs w:val="24"/>
        </w:rPr>
        <w:t xml:space="preserve"> life-like human image</w:t>
      </w:r>
      <w:r w:rsidR="00A42511" w:rsidRPr="00590A7D">
        <w:rPr>
          <w:rFonts w:cs="Calibri"/>
          <w:szCs w:val="24"/>
        </w:rPr>
        <w:t xml:space="preserve"> that is created, modified, or rendered in whole or in part by artificial intelligence technologies</w:t>
      </w:r>
      <w:bookmarkEnd w:id="72"/>
      <w:r w:rsidR="00A42511" w:rsidRPr="00590A7D">
        <w:rPr>
          <w:rFonts w:cs="Calibri"/>
          <w:szCs w:val="24"/>
        </w:rPr>
        <w:t>, including but not limited to generative AI models or algorithms, and that may be based on user-provided inputs, images, or other data. Avatars may be a Stock Avatar or a Custom Avatar.</w:t>
      </w:r>
    </w:p>
    <w:p w14:paraId="2209B1EB" w14:textId="716542CD" w:rsidR="00A42511" w:rsidRPr="00590A7D" w:rsidRDefault="00394F12" w:rsidP="00590A7D">
      <w:pPr>
        <w:pStyle w:val="OutHead2"/>
        <w:rPr>
          <w:rFonts w:cs="Calibri"/>
          <w:szCs w:val="24"/>
        </w:rPr>
      </w:pPr>
      <w:r>
        <w:rPr>
          <w:rFonts w:cs="Calibri"/>
          <w:b/>
          <w:bCs/>
          <w:szCs w:val="24"/>
        </w:rPr>
        <w:t>“</w:t>
      </w:r>
      <w:r w:rsidR="00A42511" w:rsidRPr="00590A7D">
        <w:rPr>
          <w:rFonts w:cs="Calibri"/>
          <w:b/>
          <w:bCs/>
          <w:szCs w:val="24"/>
        </w:rPr>
        <w:t>Confidential Information</w:t>
      </w:r>
      <w:r>
        <w:rPr>
          <w:rFonts w:cs="Calibri"/>
          <w:b/>
          <w:bCs/>
          <w:szCs w:val="24"/>
        </w:rPr>
        <w:t>”</w:t>
      </w:r>
      <w:r w:rsidR="00A42511" w:rsidRPr="00590A7D">
        <w:rPr>
          <w:rFonts w:cs="Calibri"/>
          <w:szCs w:val="24"/>
        </w:rPr>
        <w:t xml:space="preserve"> means (1) any software utilized by Crest in the provision of the Services and its respective source code; (2) each Party’s business or technical information, including but not limited to the Documentation, information relating to software plans, designs, costs, prices and names, business opportunities, personnel, research, development or know-how that is designated by the disclosing Party as </w:t>
      </w:r>
      <w:r>
        <w:rPr>
          <w:rFonts w:cs="Calibri"/>
          <w:szCs w:val="24"/>
        </w:rPr>
        <w:t>“</w:t>
      </w:r>
      <w:r w:rsidR="00A42511" w:rsidRPr="00092E56">
        <w:rPr>
          <w:rFonts w:cs="Calibri"/>
          <w:b/>
          <w:bCs/>
          <w:szCs w:val="24"/>
        </w:rPr>
        <w:t>confidential</w:t>
      </w:r>
      <w:r>
        <w:rPr>
          <w:rFonts w:cs="Calibri"/>
          <w:szCs w:val="24"/>
        </w:rPr>
        <w:t>”</w:t>
      </w:r>
      <w:r w:rsidR="00A42511" w:rsidRPr="00590A7D">
        <w:rPr>
          <w:rFonts w:cs="Calibri"/>
          <w:szCs w:val="24"/>
        </w:rPr>
        <w:t xml:space="preserve"> or </w:t>
      </w:r>
      <w:r>
        <w:rPr>
          <w:rFonts w:cs="Calibri"/>
          <w:szCs w:val="24"/>
        </w:rPr>
        <w:t>“</w:t>
      </w:r>
      <w:r w:rsidR="00A42511" w:rsidRPr="00092E56">
        <w:rPr>
          <w:rFonts w:cs="Calibri"/>
          <w:b/>
          <w:bCs/>
          <w:szCs w:val="24"/>
        </w:rPr>
        <w:t>proprietary</w:t>
      </w:r>
      <w:r>
        <w:rPr>
          <w:rFonts w:cs="Calibri"/>
          <w:szCs w:val="24"/>
        </w:rPr>
        <w:t>”</w:t>
      </w:r>
      <w:r w:rsidR="00A42511" w:rsidRPr="00590A7D">
        <w:rPr>
          <w:rFonts w:cs="Calibri"/>
          <w:szCs w:val="24"/>
        </w:rPr>
        <w:t xml:space="preserve"> or the receiving Party knows or should reasonably know is confidential or proprietary; and (</w:t>
      </w:r>
      <w:r w:rsidR="006F6A72">
        <w:rPr>
          <w:rFonts w:cs="Calibri"/>
          <w:szCs w:val="24"/>
        </w:rPr>
        <w:t>3</w:t>
      </w:r>
      <w:r w:rsidR="00A42511" w:rsidRPr="00590A7D">
        <w:rPr>
          <w:rFonts w:cs="Calibri"/>
          <w:szCs w:val="24"/>
        </w:rPr>
        <w:t>) any special pricing or other non-standard terms agreed to by the Parties in an Order Form or other separate written document.</w:t>
      </w:r>
    </w:p>
    <w:p w14:paraId="68FB4BB3" w14:textId="55C19257" w:rsidR="00A42511" w:rsidRPr="00590A7D" w:rsidRDefault="00394F12" w:rsidP="00590A7D">
      <w:pPr>
        <w:pStyle w:val="OutHead2"/>
        <w:rPr>
          <w:rFonts w:cs="Calibri"/>
          <w:szCs w:val="24"/>
        </w:rPr>
      </w:pPr>
      <w:r>
        <w:rPr>
          <w:rFonts w:cs="Calibri"/>
          <w:b/>
          <w:bCs/>
          <w:szCs w:val="24"/>
        </w:rPr>
        <w:t>“</w:t>
      </w:r>
      <w:r w:rsidR="00A42511" w:rsidRPr="00590A7D">
        <w:rPr>
          <w:rFonts w:cs="Calibri"/>
          <w:b/>
          <w:bCs/>
          <w:szCs w:val="24"/>
        </w:rPr>
        <w:t>Crest Marks</w:t>
      </w:r>
      <w:r>
        <w:rPr>
          <w:rFonts w:cs="Calibri"/>
          <w:b/>
          <w:bCs/>
          <w:szCs w:val="24"/>
        </w:rPr>
        <w:t>”</w:t>
      </w:r>
      <w:r w:rsidR="00A42511" w:rsidRPr="00590A7D">
        <w:rPr>
          <w:rFonts w:cs="Calibri"/>
          <w:szCs w:val="24"/>
        </w:rPr>
        <w:t xml:space="preserve"> means </w:t>
      </w:r>
      <w:bookmarkStart w:id="73" w:name="_Hlk210307717"/>
      <w:r w:rsidR="00A42511" w:rsidRPr="00590A7D">
        <w:rPr>
          <w:rFonts w:cs="Calibri"/>
          <w:szCs w:val="24"/>
        </w:rPr>
        <w:t>all service marks, logos and product and service names used, applied for, registered, or otherwise owned by Crest and its Affiliates</w:t>
      </w:r>
      <w:bookmarkEnd w:id="73"/>
      <w:r w:rsidR="00A42511" w:rsidRPr="00590A7D">
        <w:rPr>
          <w:rFonts w:cs="Calibri"/>
          <w:szCs w:val="24"/>
        </w:rPr>
        <w:t>.</w:t>
      </w:r>
    </w:p>
    <w:p w14:paraId="0B940F3C" w14:textId="76FB9C5B" w:rsidR="00A42511" w:rsidRPr="00590A7D" w:rsidRDefault="00394F12" w:rsidP="00590A7D">
      <w:pPr>
        <w:pStyle w:val="OutHead2"/>
        <w:rPr>
          <w:rFonts w:cs="Calibri"/>
          <w:szCs w:val="24"/>
        </w:rPr>
      </w:pPr>
      <w:r>
        <w:rPr>
          <w:rFonts w:cs="Calibri"/>
          <w:szCs w:val="24"/>
        </w:rPr>
        <w:t>“</w:t>
      </w:r>
      <w:r w:rsidR="00A42511" w:rsidRPr="00590A7D">
        <w:rPr>
          <w:rFonts w:cs="Calibri"/>
          <w:b/>
          <w:bCs/>
          <w:szCs w:val="24"/>
        </w:rPr>
        <w:t>Custom Avatar</w:t>
      </w:r>
      <w:r>
        <w:rPr>
          <w:rFonts w:cs="Calibri"/>
          <w:szCs w:val="24"/>
        </w:rPr>
        <w:t>”</w:t>
      </w:r>
      <w:r w:rsidR="00A42511" w:rsidRPr="00590A7D">
        <w:rPr>
          <w:rFonts w:cs="Calibri"/>
          <w:szCs w:val="24"/>
        </w:rPr>
        <w:t xml:space="preserve"> means an Avatar created specifically for, and at your direction as a Subscriber.</w:t>
      </w:r>
    </w:p>
    <w:p w14:paraId="4A193847" w14:textId="08C47000" w:rsidR="00A42511" w:rsidRPr="00590A7D" w:rsidRDefault="00394F12" w:rsidP="00590A7D">
      <w:pPr>
        <w:pStyle w:val="OutHead2"/>
        <w:rPr>
          <w:rFonts w:cs="Calibri"/>
          <w:szCs w:val="24"/>
        </w:rPr>
      </w:pPr>
      <w:r>
        <w:rPr>
          <w:rFonts w:cs="Calibri"/>
          <w:b/>
          <w:bCs/>
          <w:szCs w:val="24"/>
        </w:rPr>
        <w:t>“</w:t>
      </w:r>
      <w:r w:rsidR="00A42511" w:rsidRPr="00590A7D">
        <w:rPr>
          <w:rFonts w:cs="Calibri"/>
          <w:b/>
          <w:bCs/>
          <w:szCs w:val="24"/>
        </w:rPr>
        <w:t>Documentation</w:t>
      </w:r>
      <w:r>
        <w:rPr>
          <w:rFonts w:cs="Calibri"/>
          <w:b/>
          <w:bCs/>
          <w:szCs w:val="24"/>
        </w:rPr>
        <w:t>”</w:t>
      </w:r>
      <w:r w:rsidR="00A42511" w:rsidRPr="00590A7D">
        <w:rPr>
          <w:rFonts w:cs="Calibri"/>
          <w:szCs w:val="24"/>
        </w:rPr>
        <w:t xml:space="preserve"> means online user guides, documentation, and help and training materials, as may be updated by Crest from time to time, accessible at the applicable Website(s), and any other materials provided by Crest as part of the Services.</w:t>
      </w:r>
    </w:p>
    <w:p w14:paraId="4490E092" w14:textId="04613383" w:rsidR="00A42511" w:rsidRPr="00590A7D" w:rsidRDefault="00394F12" w:rsidP="00590A7D">
      <w:pPr>
        <w:pStyle w:val="OutHead2"/>
        <w:rPr>
          <w:rFonts w:cs="Calibri"/>
          <w:szCs w:val="24"/>
        </w:rPr>
      </w:pPr>
      <w:r>
        <w:rPr>
          <w:rFonts w:cs="Calibri"/>
          <w:b/>
          <w:bCs/>
          <w:szCs w:val="24"/>
        </w:rPr>
        <w:t>“</w:t>
      </w:r>
      <w:r w:rsidR="00A42511" w:rsidRPr="00590A7D">
        <w:rPr>
          <w:rFonts w:cs="Calibri"/>
          <w:b/>
          <w:bCs/>
          <w:szCs w:val="24"/>
        </w:rPr>
        <w:t>End User</w:t>
      </w:r>
      <w:r>
        <w:rPr>
          <w:rFonts w:cs="Calibri"/>
          <w:b/>
          <w:bCs/>
          <w:szCs w:val="24"/>
        </w:rPr>
        <w:t>”</w:t>
      </w:r>
      <w:r w:rsidR="00A42511" w:rsidRPr="00590A7D">
        <w:rPr>
          <w:rFonts w:cs="Calibri"/>
          <w:szCs w:val="24"/>
        </w:rPr>
        <w:t xml:space="preserve"> means a business or individual that schedules or purchases products or services from you through the Services, that you market to, communicate with, or target through the Services, or that otherwise interacts with you through the Services, or that you authorize to use the Services in connection with your business.</w:t>
      </w:r>
    </w:p>
    <w:p w14:paraId="050426A5" w14:textId="1826CFF0" w:rsidR="00A42511" w:rsidRPr="00590A7D" w:rsidRDefault="00394F12" w:rsidP="00590A7D">
      <w:pPr>
        <w:pStyle w:val="OutHead2"/>
        <w:rPr>
          <w:rFonts w:cs="Calibri"/>
          <w:szCs w:val="24"/>
        </w:rPr>
      </w:pPr>
      <w:r>
        <w:rPr>
          <w:rFonts w:cs="Calibri"/>
          <w:b/>
          <w:bCs/>
          <w:szCs w:val="24"/>
        </w:rPr>
        <w:t>“</w:t>
      </w:r>
      <w:r w:rsidR="00A42511" w:rsidRPr="00590A7D">
        <w:rPr>
          <w:rFonts w:cs="Calibri"/>
          <w:b/>
          <w:bCs/>
          <w:szCs w:val="24"/>
        </w:rPr>
        <w:t>End User Data</w:t>
      </w:r>
      <w:r>
        <w:rPr>
          <w:rFonts w:cs="Calibri"/>
          <w:b/>
          <w:bCs/>
          <w:szCs w:val="24"/>
        </w:rPr>
        <w:t>”</w:t>
      </w:r>
      <w:r w:rsidR="00A42511" w:rsidRPr="00590A7D">
        <w:rPr>
          <w:rFonts w:cs="Calibri"/>
          <w:szCs w:val="24"/>
        </w:rPr>
        <w:t xml:space="preserve"> means all data, information or other material about an End User that you, an Affiliate or End User provides or submits to the Services. End User Data may include such portions of Your Data that relates to specific End Users.</w:t>
      </w:r>
    </w:p>
    <w:p w14:paraId="0B4B471C" w14:textId="4304A80D" w:rsidR="00A42511" w:rsidRPr="00590A7D" w:rsidRDefault="00394F12" w:rsidP="00590A7D">
      <w:pPr>
        <w:pStyle w:val="OutHead2"/>
        <w:rPr>
          <w:rFonts w:cs="Calibri"/>
          <w:szCs w:val="24"/>
        </w:rPr>
      </w:pPr>
      <w:r>
        <w:rPr>
          <w:rFonts w:cs="Calibri"/>
          <w:szCs w:val="24"/>
        </w:rPr>
        <w:t>“</w:t>
      </w:r>
      <w:r w:rsidR="00A42511" w:rsidRPr="00590A7D">
        <w:rPr>
          <w:rFonts w:cs="Calibri"/>
          <w:b/>
          <w:bCs/>
          <w:szCs w:val="24"/>
        </w:rPr>
        <w:t>Fees</w:t>
      </w:r>
      <w:r>
        <w:rPr>
          <w:rFonts w:cs="Calibri"/>
          <w:szCs w:val="24"/>
        </w:rPr>
        <w:t>”</w:t>
      </w:r>
      <w:r w:rsidR="00A42511" w:rsidRPr="00590A7D">
        <w:rPr>
          <w:rFonts w:cs="Calibri"/>
          <w:szCs w:val="24"/>
        </w:rPr>
        <w:t xml:space="preserve"> means Subscription Fees and any other fees owed as a result of your use of the Services.</w:t>
      </w:r>
    </w:p>
    <w:p w14:paraId="61F3B55E" w14:textId="2C6C3A81" w:rsidR="00A42511" w:rsidRPr="00590A7D" w:rsidRDefault="00394F12" w:rsidP="00590A7D">
      <w:pPr>
        <w:pStyle w:val="OutHead2"/>
        <w:rPr>
          <w:rFonts w:cs="Calibri"/>
          <w:szCs w:val="24"/>
        </w:rPr>
      </w:pPr>
      <w:r>
        <w:rPr>
          <w:rFonts w:cs="Calibri"/>
          <w:szCs w:val="24"/>
          <w:u w:color="000000"/>
        </w:rPr>
        <w:t>“</w:t>
      </w:r>
      <w:r w:rsidR="00A42511" w:rsidRPr="00590A7D">
        <w:rPr>
          <w:rFonts w:cs="Calibri"/>
          <w:b/>
          <w:szCs w:val="24"/>
          <w:u w:color="000000"/>
        </w:rPr>
        <w:t>Force Majeure</w:t>
      </w:r>
      <w:r>
        <w:rPr>
          <w:rFonts w:cs="Calibri"/>
          <w:szCs w:val="24"/>
          <w:u w:color="000000"/>
        </w:rPr>
        <w:t>”</w:t>
      </w:r>
      <w:r w:rsidR="00A42511" w:rsidRPr="00590A7D">
        <w:rPr>
          <w:rFonts w:cs="Calibri"/>
          <w:szCs w:val="24"/>
          <w:u w:color="000000"/>
        </w:rPr>
        <w:t xml:space="preserve"> </w:t>
      </w:r>
      <w:r w:rsidR="006F6A72">
        <w:rPr>
          <w:rFonts w:cs="Calibri"/>
          <w:szCs w:val="24"/>
          <w:u w:color="000000"/>
        </w:rPr>
        <w:t xml:space="preserve">means </w:t>
      </w:r>
      <w:r w:rsidR="00A42511" w:rsidRPr="00590A7D">
        <w:rPr>
          <w:rFonts w:cs="Calibri"/>
          <w:szCs w:val="24"/>
          <w:u w:color="000000"/>
        </w:rPr>
        <w:t xml:space="preserve">any event or circumstance beyond the reasonable control of a party that prevents or delays the performance of its obligations under this Agreement, including, but not limited to, acts of God, natural disasters, pandemics, epidemics, strikes, </w:t>
      </w:r>
      <w:r w:rsidR="00A42511" w:rsidRPr="00590A7D">
        <w:rPr>
          <w:rFonts w:cs="Calibri"/>
          <w:szCs w:val="24"/>
          <w:u w:color="000000"/>
        </w:rPr>
        <w:lastRenderedPageBreak/>
        <w:t xml:space="preserve">lockouts, labor disputes, acts of war or terrorism, civil unrest, governmental actions, changes in </w:t>
      </w:r>
      <w:r w:rsidR="00216D90">
        <w:rPr>
          <w:rFonts w:cs="Calibri"/>
          <w:szCs w:val="24"/>
          <w:u w:color="000000"/>
        </w:rPr>
        <w:t>Laws</w:t>
      </w:r>
      <w:r w:rsidR="00A42511" w:rsidRPr="00590A7D">
        <w:rPr>
          <w:rFonts w:cs="Calibri"/>
          <w:szCs w:val="24"/>
          <w:u w:color="000000"/>
        </w:rPr>
        <w:t xml:space="preserve"> or regulations, embargoes, utility or telecommunications outages, and failures or disruptions of transportation infrastructure</w:t>
      </w:r>
      <w:r w:rsidR="00A42511" w:rsidRPr="00590A7D">
        <w:rPr>
          <w:rFonts w:cs="Calibri"/>
          <w:szCs w:val="24"/>
        </w:rPr>
        <w:t>.</w:t>
      </w:r>
    </w:p>
    <w:p w14:paraId="5D81B9D4" w14:textId="54C0A171" w:rsidR="00A42511" w:rsidRPr="00590A7D" w:rsidRDefault="00394F12" w:rsidP="00590A7D">
      <w:pPr>
        <w:pStyle w:val="OutHead2"/>
        <w:rPr>
          <w:rFonts w:cs="Calibri"/>
          <w:szCs w:val="24"/>
        </w:rPr>
      </w:pPr>
      <w:r>
        <w:rPr>
          <w:rFonts w:cs="Calibri"/>
          <w:szCs w:val="24"/>
        </w:rPr>
        <w:t>“</w:t>
      </w:r>
      <w:r w:rsidR="00A42511" w:rsidRPr="00590A7D">
        <w:rPr>
          <w:rFonts w:cs="Calibri"/>
          <w:b/>
          <w:bCs/>
          <w:szCs w:val="24"/>
        </w:rPr>
        <w:t>Intellectual Property</w:t>
      </w:r>
      <w:r>
        <w:rPr>
          <w:rFonts w:cs="Calibri"/>
          <w:szCs w:val="24"/>
        </w:rPr>
        <w:t>”</w:t>
      </w:r>
      <w:r w:rsidR="00A42511" w:rsidRPr="00590A7D">
        <w:rPr>
          <w:rFonts w:cs="Calibri"/>
          <w:szCs w:val="24"/>
        </w:rPr>
        <w:t xml:space="preserve"> means any works of authorship, software programs, software applications, algorithms, models, protocols, specifications, discoveries, improvements, methods, processes, systems, technology, know-how, data, databases, inventions, and/or trade secrets and any updates, improvements, enhancements, corrections, or modifications thereto.</w:t>
      </w:r>
    </w:p>
    <w:p w14:paraId="54C2DC52" w14:textId="55A6E088" w:rsidR="00A42511" w:rsidRPr="00590A7D" w:rsidRDefault="00394F12" w:rsidP="00590A7D">
      <w:pPr>
        <w:pStyle w:val="OutHead2"/>
        <w:rPr>
          <w:rFonts w:cs="Calibri"/>
          <w:szCs w:val="24"/>
        </w:rPr>
      </w:pPr>
      <w:r>
        <w:rPr>
          <w:rFonts w:cs="Calibri"/>
          <w:szCs w:val="24"/>
        </w:rPr>
        <w:t>“</w:t>
      </w:r>
      <w:r w:rsidR="00A42511" w:rsidRPr="00590A7D">
        <w:rPr>
          <w:rFonts w:cs="Calibri"/>
          <w:b/>
          <w:bCs/>
          <w:szCs w:val="24"/>
        </w:rPr>
        <w:t>Intellectual Property Rights</w:t>
      </w:r>
      <w:r>
        <w:rPr>
          <w:rFonts w:cs="Calibri"/>
          <w:szCs w:val="24"/>
        </w:rPr>
        <w:t>”</w:t>
      </w:r>
      <w:r w:rsidR="00A42511" w:rsidRPr="00590A7D">
        <w:rPr>
          <w:rFonts w:cs="Calibri"/>
          <w:szCs w:val="24"/>
        </w:rPr>
        <w:t xml:space="preserve"> means all rights in Intellectual Property, existing under statute or at common law or equity, in force or recognized now or in the future in any jurisdiction, including copyrights, patents, inventions, designs, trade secrets, trademarks, service marks, logos, trade dress, moral rights, mask works, publicity rights, and database rights; and any application or right to apply for any of the foregoing rights, and all renewals, extensions, and restorations.</w:t>
      </w:r>
    </w:p>
    <w:p w14:paraId="528B1B9E" w14:textId="59496E69" w:rsidR="00A42511" w:rsidRPr="00590A7D" w:rsidRDefault="00394F12" w:rsidP="00590A7D">
      <w:pPr>
        <w:pStyle w:val="OutHead2"/>
        <w:rPr>
          <w:rFonts w:cs="Calibri"/>
          <w:szCs w:val="24"/>
        </w:rPr>
      </w:pPr>
      <w:r>
        <w:rPr>
          <w:rFonts w:cs="Calibri"/>
          <w:szCs w:val="24"/>
        </w:rPr>
        <w:t>“</w:t>
      </w:r>
      <w:r w:rsidR="00A42511" w:rsidRPr="00590A7D">
        <w:rPr>
          <w:rFonts w:cs="Calibri"/>
          <w:b/>
          <w:bCs/>
          <w:szCs w:val="24"/>
        </w:rPr>
        <w:t>Laws</w:t>
      </w:r>
      <w:r>
        <w:rPr>
          <w:rFonts w:cs="Calibri"/>
          <w:szCs w:val="24"/>
        </w:rPr>
        <w:t>”</w:t>
      </w:r>
      <w:r w:rsidR="00A42511" w:rsidRPr="00590A7D">
        <w:rPr>
          <w:rFonts w:cs="Calibri"/>
          <w:szCs w:val="24"/>
        </w:rPr>
        <w:t xml:space="preserve"> means all applicable statutes, codes, ordinances, regulations, rules, treaties, conventions, judicial decisions, and other legal requirements, whether local, state/province, national, regional, or international, including those enacted or issued by any governmental, regulatory, or adjudicatory body having jurisdiction over the parties, the subject matter of this Agreement, or the activities contemplated herein. This includes, without limitation, international law, trade laws, and laws governing business operations, obligations, liabilities, or dispute resolution in any relevant jurisdiction.</w:t>
      </w:r>
    </w:p>
    <w:p w14:paraId="3DAF5078" w14:textId="353B1CB9" w:rsidR="00A42511" w:rsidRPr="00590A7D" w:rsidRDefault="00394F12" w:rsidP="00590A7D">
      <w:pPr>
        <w:pStyle w:val="OutHead2"/>
        <w:rPr>
          <w:rFonts w:cs="Calibri"/>
          <w:szCs w:val="24"/>
        </w:rPr>
      </w:pPr>
      <w:r>
        <w:rPr>
          <w:rFonts w:cs="Calibri"/>
          <w:b/>
          <w:bCs/>
          <w:szCs w:val="24"/>
        </w:rPr>
        <w:t>“</w:t>
      </w:r>
      <w:r w:rsidR="00A42511" w:rsidRPr="00590A7D">
        <w:rPr>
          <w:rFonts w:cs="Calibri"/>
          <w:b/>
          <w:bCs/>
          <w:szCs w:val="24"/>
        </w:rPr>
        <w:t>Marketing Services</w:t>
      </w:r>
      <w:r>
        <w:rPr>
          <w:rFonts w:cs="Calibri"/>
          <w:b/>
          <w:bCs/>
          <w:szCs w:val="24"/>
        </w:rPr>
        <w:t>”</w:t>
      </w:r>
      <w:r w:rsidR="00A42511" w:rsidRPr="00590A7D">
        <w:rPr>
          <w:rFonts w:cs="Calibri"/>
          <w:b/>
          <w:bCs/>
          <w:szCs w:val="24"/>
        </w:rPr>
        <w:t xml:space="preserve"> </w:t>
      </w:r>
      <w:r w:rsidR="00A42511" w:rsidRPr="00590A7D">
        <w:rPr>
          <w:rFonts w:cs="Calibri"/>
          <w:szCs w:val="24"/>
        </w:rPr>
        <w:t xml:space="preserve">means online marketing services, platform and Apps made available by Crest to allow purchasers to locate and procure services directly from Subscribers and partners. </w:t>
      </w:r>
    </w:p>
    <w:p w14:paraId="09AEDDCB" w14:textId="7F1056C2" w:rsidR="00A42511" w:rsidRPr="00590A7D" w:rsidRDefault="00394F12" w:rsidP="00590A7D">
      <w:pPr>
        <w:pStyle w:val="OutHead2"/>
        <w:rPr>
          <w:rFonts w:cs="Calibri"/>
          <w:szCs w:val="24"/>
        </w:rPr>
      </w:pPr>
      <w:r>
        <w:rPr>
          <w:rFonts w:cs="Calibri"/>
          <w:b/>
          <w:bCs/>
          <w:szCs w:val="24"/>
        </w:rPr>
        <w:t>“</w:t>
      </w:r>
      <w:r w:rsidR="00A42511" w:rsidRPr="00590A7D">
        <w:rPr>
          <w:rFonts w:cs="Calibri"/>
          <w:b/>
          <w:bCs/>
          <w:szCs w:val="24"/>
        </w:rPr>
        <w:t>Order Form</w:t>
      </w:r>
      <w:r>
        <w:rPr>
          <w:rFonts w:cs="Calibri"/>
          <w:b/>
          <w:bCs/>
          <w:szCs w:val="24"/>
        </w:rPr>
        <w:t>”</w:t>
      </w:r>
      <w:r w:rsidR="00A42511" w:rsidRPr="00590A7D">
        <w:rPr>
          <w:rFonts w:cs="Calibri"/>
          <w:szCs w:val="24"/>
        </w:rPr>
        <w:t xml:space="preserve"> means a separate ordering document, invoice, online form, or other Documentation that specifies the Services ordered or purchased hereunder, the applicable Fees (or if the Services are free), and other terms as agreed to between the Parties. If an Order Form indicates that any Affiliates will be receiving Services hereunder, each of them will be bound by the terms of this Agreement as if they were an original party hereto.</w:t>
      </w:r>
    </w:p>
    <w:p w14:paraId="147F7231" w14:textId="38F2DEF7" w:rsidR="00A42511" w:rsidRPr="00590A7D" w:rsidRDefault="00394F12" w:rsidP="00590A7D">
      <w:pPr>
        <w:pStyle w:val="OutHead2"/>
        <w:rPr>
          <w:rFonts w:cs="Calibri"/>
          <w:szCs w:val="24"/>
        </w:rPr>
      </w:pPr>
      <w:r>
        <w:rPr>
          <w:rFonts w:cs="Calibri"/>
          <w:b/>
          <w:bCs/>
          <w:szCs w:val="24"/>
        </w:rPr>
        <w:t>“</w:t>
      </w:r>
      <w:r w:rsidR="00A42511" w:rsidRPr="00590A7D">
        <w:rPr>
          <w:rFonts w:cs="Calibri"/>
          <w:b/>
          <w:bCs/>
          <w:szCs w:val="24"/>
        </w:rPr>
        <w:t>PCI DSS</w:t>
      </w:r>
      <w:r>
        <w:rPr>
          <w:rFonts w:cs="Calibri"/>
          <w:b/>
          <w:bCs/>
          <w:szCs w:val="24"/>
        </w:rPr>
        <w:t>”</w:t>
      </w:r>
      <w:r w:rsidR="00A42511" w:rsidRPr="00590A7D">
        <w:rPr>
          <w:rFonts w:cs="Calibri"/>
          <w:szCs w:val="24"/>
        </w:rPr>
        <w:t xml:space="preserve"> means the requirements of the Payment Card Industry Data Security Standard, as detailed on </w:t>
      </w:r>
      <w:hyperlink r:id="rId17" w:tgtFrame="_blank" w:history="1">
        <w:r w:rsidR="00A42511" w:rsidRPr="00590A7D">
          <w:rPr>
            <w:rFonts w:cs="Calibri"/>
            <w:b/>
            <w:bCs/>
            <w:szCs w:val="24"/>
            <w:u w:val="single"/>
          </w:rPr>
          <w:t>https://www.pcisecuritystandards.org/</w:t>
        </w:r>
      </w:hyperlink>
      <w:r w:rsidR="00A42511" w:rsidRPr="00590A7D">
        <w:rPr>
          <w:rFonts w:cs="Calibri"/>
          <w:szCs w:val="24"/>
        </w:rPr>
        <w:t>, and as may be updated from time to time.</w:t>
      </w:r>
    </w:p>
    <w:p w14:paraId="784C732D" w14:textId="0717C712" w:rsidR="00A42511" w:rsidRPr="00590A7D" w:rsidRDefault="00394F12" w:rsidP="00590A7D">
      <w:pPr>
        <w:pStyle w:val="OutHead2"/>
        <w:rPr>
          <w:rFonts w:cs="Calibri"/>
          <w:szCs w:val="24"/>
        </w:rPr>
      </w:pPr>
      <w:r>
        <w:rPr>
          <w:rFonts w:cs="Calibri"/>
          <w:b/>
          <w:bCs/>
          <w:szCs w:val="24"/>
        </w:rPr>
        <w:t>“</w:t>
      </w:r>
      <w:r w:rsidR="00A42511" w:rsidRPr="00590A7D">
        <w:rPr>
          <w:rFonts w:cs="Calibri"/>
          <w:b/>
          <w:bCs/>
          <w:szCs w:val="24"/>
        </w:rPr>
        <w:t>Privacy Policy</w:t>
      </w:r>
      <w:r>
        <w:rPr>
          <w:rFonts w:cs="Calibri"/>
          <w:b/>
          <w:bCs/>
          <w:szCs w:val="24"/>
        </w:rPr>
        <w:t>”</w:t>
      </w:r>
      <w:r w:rsidR="00A42511" w:rsidRPr="00590A7D">
        <w:rPr>
          <w:rFonts w:cs="Calibri"/>
          <w:b/>
          <w:bCs/>
          <w:szCs w:val="24"/>
        </w:rPr>
        <w:t xml:space="preserve"> </w:t>
      </w:r>
      <w:r w:rsidR="00A42511" w:rsidRPr="00590A7D">
        <w:rPr>
          <w:rFonts w:cs="Calibri"/>
          <w:szCs w:val="24"/>
        </w:rPr>
        <w:t xml:space="preserve">means the </w:t>
      </w:r>
      <w:hyperlink r:id="rId18" w:history="1">
        <w:r w:rsidR="00A42511" w:rsidRPr="00590A7D">
          <w:rPr>
            <w:rFonts w:cs="Calibri"/>
            <w:szCs w:val="24"/>
          </w:rPr>
          <w:t>Privacy Policy</w:t>
        </w:r>
      </w:hyperlink>
      <w:r w:rsidR="00A42511" w:rsidRPr="00590A7D">
        <w:rPr>
          <w:rFonts w:cs="Calibri"/>
          <w:szCs w:val="24"/>
        </w:rPr>
        <w:t xml:space="preserve"> accessible at such URL as specified by Crest, as may be updated by Crest from time to time.</w:t>
      </w:r>
    </w:p>
    <w:p w14:paraId="27EB7A16" w14:textId="47681A0D" w:rsidR="00A42511" w:rsidRPr="00590A7D" w:rsidRDefault="00394F12" w:rsidP="00590A7D">
      <w:pPr>
        <w:pStyle w:val="OutHead2"/>
        <w:rPr>
          <w:rFonts w:cs="Calibri"/>
          <w:szCs w:val="24"/>
        </w:rPr>
      </w:pPr>
      <w:r>
        <w:rPr>
          <w:rFonts w:cs="Calibri"/>
          <w:b/>
          <w:bCs/>
          <w:szCs w:val="24"/>
        </w:rPr>
        <w:t>“</w:t>
      </w:r>
      <w:r w:rsidR="00A42511" w:rsidRPr="00590A7D">
        <w:rPr>
          <w:rFonts w:cs="Calibri"/>
          <w:b/>
          <w:bCs/>
          <w:szCs w:val="24"/>
        </w:rPr>
        <w:t>Professional Services</w:t>
      </w:r>
      <w:r>
        <w:rPr>
          <w:rFonts w:cs="Calibri"/>
          <w:b/>
          <w:bCs/>
          <w:szCs w:val="24"/>
        </w:rPr>
        <w:t>”</w:t>
      </w:r>
      <w:r w:rsidR="00A42511" w:rsidRPr="00590A7D">
        <w:rPr>
          <w:rFonts w:cs="Calibri"/>
          <w:szCs w:val="24"/>
        </w:rPr>
        <w:t xml:space="preserve"> means Crest’s supplemental, Fee-based technical support services described at such URL specified by Crest, as may be updated by Crest from time to time.</w:t>
      </w:r>
    </w:p>
    <w:p w14:paraId="0FB777D6" w14:textId="69EB0675" w:rsidR="00A42511" w:rsidRPr="00590A7D" w:rsidRDefault="00394F12" w:rsidP="00590A7D">
      <w:pPr>
        <w:pStyle w:val="OutHead2"/>
        <w:rPr>
          <w:rFonts w:cs="Calibri"/>
          <w:szCs w:val="24"/>
        </w:rPr>
      </w:pPr>
      <w:r>
        <w:rPr>
          <w:rFonts w:cs="Calibri"/>
          <w:b/>
          <w:bCs/>
          <w:szCs w:val="24"/>
        </w:rPr>
        <w:lastRenderedPageBreak/>
        <w:t>“</w:t>
      </w:r>
      <w:r w:rsidR="00A42511" w:rsidRPr="00590A7D">
        <w:rPr>
          <w:rFonts w:cs="Calibri"/>
          <w:b/>
          <w:bCs/>
          <w:szCs w:val="24"/>
        </w:rPr>
        <w:t>Services</w:t>
      </w:r>
      <w:r>
        <w:rPr>
          <w:rFonts w:cs="Calibri"/>
          <w:b/>
          <w:bCs/>
          <w:szCs w:val="24"/>
        </w:rPr>
        <w:t>”</w:t>
      </w:r>
      <w:r w:rsidR="00A42511" w:rsidRPr="00590A7D">
        <w:rPr>
          <w:rFonts w:cs="Calibri"/>
          <w:b/>
          <w:bCs/>
          <w:szCs w:val="24"/>
        </w:rPr>
        <w:t xml:space="preserve"> </w:t>
      </w:r>
      <w:r w:rsidR="00A42511" w:rsidRPr="00590A7D">
        <w:rPr>
          <w:rFonts w:cs="Calibri"/>
          <w:szCs w:val="24"/>
        </w:rPr>
        <w:t>means the Software Services, Website, Apps, and other services offered by Crest</w:t>
      </w:r>
      <w:r w:rsidR="00A42511" w:rsidRPr="006C4881">
        <w:rPr>
          <w:rFonts w:cs="Calibri"/>
          <w:szCs w:val="24"/>
        </w:rPr>
        <w:t xml:space="preserve">. </w:t>
      </w:r>
      <w:r w:rsidRPr="006C4881">
        <w:rPr>
          <w:rFonts w:cs="Calibri"/>
          <w:szCs w:val="24"/>
        </w:rPr>
        <w:t>“</w:t>
      </w:r>
      <w:r w:rsidR="00A42511" w:rsidRPr="006C4881">
        <w:rPr>
          <w:rFonts w:cs="Calibri"/>
          <w:szCs w:val="24"/>
        </w:rPr>
        <w:t>Services</w:t>
      </w:r>
      <w:r w:rsidRPr="006C4881">
        <w:rPr>
          <w:rFonts w:cs="Calibri"/>
          <w:szCs w:val="24"/>
        </w:rPr>
        <w:t>”</w:t>
      </w:r>
      <w:r w:rsidR="00A42511" w:rsidRPr="006C4881">
        <w:rPr>
          <w:rFonts w:cs="Calibri"/>
          <w:szCs w:val="24"/>
        </w:rPr>
        <w:t xml:space="preserve"> excludes</w:t>
      </w:r>
      <w:r w:rsidR="00A42511" w:rsidRPr="00590A7D">
        <w:rPr>
          <w:rFonts w:cs="Calibri"/>
          <w:szCs w:val="24"/>
        </w:rPr>
        <w:t xml:space="preserve"> Third-Party Services.</w:t>
      </w:r>
    </w:p>
    <w:p w14:paraId="0C7CF80E" w14:textId="59D538DB" w:rsidR="00A42511" w:rsidRPr="00590A7D" w:rsidRDefault="00394F12" w:rsidP="00590A7D">
      <w:pPr>
        <w:pStyle w:val="OutHead2"/>
        <w:rPr>
          <w:rFonts w:cs="Calibri"/>
          <w:szCs w:val="24"/>
        </w:rPr>
      </w:pPr>
      <w:r>
        <w:rPr>
          <w:rFonts w:cs="Calibri"/>
          <w:b/>
          <w:bCs/>
          <w:szCs w:val="24"/>
        </w:rPr>
        <w:t>“</w:t>
      </w:r>
      <w:r w:rsidR="00A42511" w:rsidRPr="00590A7D">
        <w:rPr>
          <w:rFonts w:cs="Calibri"/>
          <w:b/>
          <w:bCs/>
          <w:szCs w:val="24"/>
        </w:rPr>
        <w:t>Software Service</w:t>
      </w:r>
      <w:r>
        <w:rPr>
          <w:rFonts w:cs="Calibri"/>
          <w:b/>
          <w:bCs/>
          <w:szCs w:val="24"/>
        </w:rPr>
        <w:t>”</w:t>
      </w:r>
      <w:r w:rsidR="00A42511" w:rsidRPr="00590A7D">
        <w:rPr>
          <w:rFonts w:cs="Calibri"/>
          <w:szCs w:val="24"/>
        </w:rPr>
        <w:t xml:space="preserve"> is defined in the Introduction.</w:t>
      </w:r>
    </w:p>
    <w:p w14:paraId="3144E41D" w14:textId="1DAC99D5" w:rsidR="00A42511" w:rsidRPr="00590A7D" w:rsidRDefault="00394F12" w:rsidP="00590A7D">
      <w:pPr>
        <w:pStyle w:val="OutHead2"/>
        <w:rPr>
          <w:rFonts w:cs="Calibri"/>
          <w:szCs w:val="24"/>
        </w:rPr>
      </w:pPr>
      <w:r>
        <w:rPr>
          <w:rFonts w:cs="Calibri"/>
          <w:szCs w:val="24"/>
        </w:rPr>
        <w:t>“</w:t>
      </w:r>
      <w:r w:rsidR="00A42511" w:rsidRPr="00590A7D">
        <w:rPr>
          <w:rFonts w:cs="Calibri"/>
          <w:b/>
          <w:bCs/>
          <w:szCs w:val="24"/>
        </w:rPr>
        <w:t>Stock Avatar</w:t>
      </w:r>
      <w:r>
        <w:rPr>
          <w:rFonts w:cs="Calibri"/>
          <w:szCs w:val="24"/>
        </w:rPr>
        <w:t>”</w:t>
      </w:r>
      <w:r w:rsidR="00A42511" w:rsidRPr="00590A7D">
        <w:rPr>
          <w:rFonts w:cs="Calibri"/>
          <w:szCs w:val="24"/>
        </w:rPr>
        <w:t xml:space="preserve"> means Avatars made generally available for use as a Subscriber.</w:t>
      </w:r>
    </w:p>
    <w:p w14:paraId="3AEFFAC3" w14:textId="19A62019" w:rsidR="00A42511" w:rsidRPr="00590A7D" w:rsidRDefault="00394F12" w:rsidP="00590A7D">
      <w:pPr>
        <w:pStyle w:val="OutHead2"/>
        <w:rPr>
          <w:rFonts w:cs="Calibri"/>
          <w:szCs w:val="24"/>
        </w:rPr>
      </w:pPr>
      <w:r>
        <w:rPr>
          <w:rFonts w:cs="Calibri"/>
          <w:szCs w:val="24"/>
        </w:rPr>
        <w:t>“</w:t>
      </w:r>
      <w:r w:rsidR="00A42511" w:rsidRPr="00590A7D">
        <w:rPr>
          <w:rFonts w:cs="Calibri"/>
          <w:b/>
          <w:bCs/>
          <w:szCs w:val="24"/>
        </w:rPr>
        <w:t>Subscriber</w:t>
      </w:r>
      <w:r>
        <w:rPr>
          <w:rFonts w:cs="Calibri"/>
          <w:szCs w:val="24"/>
        </w:rPr>
        <w:t>”</w:t>
      </w:r>
      <w:r w:rsidR="00A42511" w:rsidRPr="00590A7D">
        <w:rPr>
          <w:rFonts w:cs="Calibri"/>
          <w:szCs w:val="24"/>
        </w:rPr>
        <w:t xml:space="preserve"> means an entity that has entered into an Agreement with Crest for the purpose of accessing, using, or benefiting from the Services, subject to compliance with the terms and conditions herein and any associated Documentation.</w:t>
      </w:r>
    </w:p>
    <w:p w14:paraId="2373D698" w14:textId="28160857" w:rsidR="00A42511" w:rsidRPr="00590A7D" w:rsidRDefault="00394F12" w:rsidP="00590A7D">
      <w:pPr>
        <w:pStyle w:val="OutHead2"/>
        <w:rPr>
          <w:rFonts w:cs="Calibri"/>
          <w:szCs w:val="24"/>
        </w:rPr>
      </w:pPr>
      <w:r>
        <w:rPr>
          <w:rFonts w:cs="Calibri"/>
          <w:b/>
          <w:bCs/>
          <w:szCs w:val="24"/>
        </w:rPr>
        <w:t>“</w:t>
      </w:r>
      <w:r w:rsidR="00A42511" w:rsidRPr="00590A7D">
        <w:rPr>
          <w:rFonts w:cs="Calibri"/>
          <w:b/>
          <w:bCs/>
          <w:szCs w:val="24"/>
        </w:rPr>
        <w:t>Third-Party Services</w:t>
      </w:r>
      <w:r>
        <w:rPr>
          <w:rFonts w:cs="Calibri"/>
          <w:b/>
          <w:bCs/>
          <w:szCs w:val="24"/>
        </w:rPr>
        <w:t>”</w:t>
      </w:r>
      <w:r w:rsidR="00A42511" w:rsidRPr="00590A7D">
        <w:rPr>
          <w:rFonts w:cs="Calibri"/>
          <w:b/>
          <w:bCs/>
          <w:szCs w:val="24"/>
        </w:rPr>
        <w:t xml:space="preserve"> </w:t>
      </w:r>
      <w:r w:rsidR="00A42511" w:rsidRPr="00590A7D">
        <w:rPr>
          <w:rFonts w:cs="Calibri"/>
          <w:szCs w:val="24"/>
        </w:rPr>
        <w:t xml:space="preserve">means any third party products, applications, websites, implementations or services, including loyalty programs, that the Services link to, or that interoperate with or are used in </w:t>
      </w:r>
      <w:r w:rsidR="009344E0" w:rsidRPr="00590A7D">
        <w:rPr>
          <w:rFonts w:cs="Calibri"/>
          <w:szCs w:val="24"/>
        </w:rPr>
        <w:t>conjunction</w:t>
      </w:r>
      <w:r w:rsidR="00A42511" w:rsidRPr="00590A7D">
        <w:rPr>
          <w:rFonts w:cs="Calibri"/>
          <w:szCs w:val="24"/>
        </w:rPr>
        <w:t xml:space="preserve"> with the Services.</w:t>
      </w:r>
    </w:p>
    <w:p w14:paraId="2DFC5133" w14:textId="5BE3A768" w:rsidR="00A42511" w:rsidRPr="00590A7D" w:rsidRDefault="00394F12" w:rsidP="00590A7D">
      <w:pPr>
        <w:pStyle w:val="OutHead2"/>
        <w:rPr>
          <w:rFonts w:cs="Calibri"/>
          <w:szCs w:val="24"/>
        </w:rPr>
      </w:pPr>
      <w:r>
        <w:rPr>
          <w:rFonts w:cs="Calibri"/>
          <w:b/>
          <w:bCs/>
          <w:szCs w:val="24"/>
        </w:rPr>
        <w:t>“</w:t>
      </w:r>
      <w:r w:rsidR="00A42511" w:rsidRPr="00590A7D">
        <w:rPr>
          <w:rFonts w:cs="Calibri"/>
          <w:b/>
          <w:bCs/>
          <w:szCs w:val="24"/>
        </w:rPr>
        <w:t>Website</w:t>
      </w:r>
      <w:r>
        <w:rPr>
          <w:rFonts w:cs="Calibri"/>
          <w:b/>
          <w:bCs/>
          <w:szCs w:val="24"/>
        </w:rPr>
        <w:t>”</w:t>
      </w:r>
      <w:r w:rsidR="00A42511" w:rsidRPr="00590A7D">
        <w:rPr>
          <w:rFonts w:cs="Calibri"/>
          <w:szCs w:val="24"/>
        </w:rPr>
        <w:t xml:space="preserve"> means </w:t>
      </w:r>
      <w:commentRangeStart w:id="74"/>
      <w:r w:rsidR="00A42511" w:rsidRPr="00590A7D">
        <w:rPr>
          <w:rFonts w:cs="Calibri"/>
          <w:szCs w:val="24"/>
        </w:rPr>
        <w:t>https://</w:t>
      </w:r>
      <w:hyperlink r:id="rId19" w:history="1">
        <w:r w:rsidR="00A42511" w:rsidRPr="00590A7D">
          <w:rPr>
            <w:rStyle w:val="Hyperlink"/>
            <w:rFonts w:cs="Calibri"/>
            <w:color w:val="auto"/>
            <w:szCs w:val="24"/>
          </w:rPr>
          <w:t>www.crest.pet</w:t>
        </w:r>
      </w:hyperlink>
      <w:r w:rsidR="00A42511" w:rsidRPr="00590A7D">
        <w:rPr>
          <w:rFonts w:cs="Calibri"/>
          <w:szCs w:val="24"/>
        </w:rPr>
        <w:t xml:space="preserve"> or </w:t>
      </w:r>
      <w:hyperlink r:id="rId20" w:history="1">
        <w:r w:rsidR="00A42511" w:rsidRPr="00590A7D">
          <w:rPr>
            <w:rStyle w:val="Hyperlink"/>
            <w:rFonts w:cs="Calibri"/>
            <w:color w:val="auto"/>
            <w:szCs w:val="24"/>
          </w:rPr>
          <w:t>https://crest.vet</w:t>
        </w:r>
      </w:hyperlink>
      <w:commentRangeEnd w:id="74"/>
      <w:r w:rsidR="00B96E27">
        <w:rPr>
          <w:rStyle w:val="CommentReference"/>
          <w:rFonts w:ascii="Arial" w:hAnsi="Arial"/>
        </w:rPr>
        <w:commentReference w:id="74"/>
      </w:r>
      <w:r w:rsidR="00A42511" w:rsidRPr="00590A7D">
        <w:rPr>
          <w:rFonts w:cs="Calibri"/>
          <w:szCs w:val="24"/>
        </w:rPr>
        <w:t xml:space="preserve"> (or such other URLs as specified by Crest), as may be updated by Crest from time to time and any other websites through which Crest makes the Software Service available.</w:t>
      </w:r>
    </w:p>
    <w:p w14:paraId="43C3CC0C" w14:textId="33BD1CCC" w:rsidR="00A42511" w:rsidRPr="00590A7D" w:rsidRDefault="00394F12" w:rsidP="00590A7D">
      <w:pPr>
        <w:pStyle w:val="OutHead2"/>
        <w:rPr>
          <w:rFonts w:cs="Calibri"/>
          <w:szCs w:val="24"/>
        </w:rPr>
      </w:pPr>
      <w:r>
        <w:rPr>
          <w:rFonts w:cs="Calibri"/>
          <w:b/>
          <w:bCs/>
          <w:szCs w:val="24"/>
        </w:rPr>
        <w:t>“</w:t>
      </w:r>
      <w:r w:rsidR="00A42511" w:rsidRPr="00590A7D">
        <w:rPr>
          <w:rFonts w:cs="Calibri"/>
          <w:b/>
          <w:bCs/>
          <w:szCs w:val="24"/>
        </w:rPr>
        <w:t>Your Data</w:t>
      </w:r>
      <w:r>
        <w:rPr>
          <w:rFonts w:cs="Calibri"/>
          <w:b/>
          <w:bCs/>
          <w:szCs w:val="24"/>
        </w:rPr>
        <w:t>”</w:t>
      </w:r>
      <w:r w:rsidR="00A42511" w:rsidRPr="00590A7D">
        <w:rPr>
          <w:rFonts w:cs="Calibri"/>
          <w:b/>
          <w:bCs/>
          <w:szCs w:val="24"/>
        </w:rPr>
        <w:t xml:space="preserve"> </w:t>
      </w:r>
      <w:r w:rsidR="00A42511" w:rsidRPr="00590A7D">
        <w:rPr>
          <w:rFonts w:cs="Calibri"/>
          <w:szCs w:val="24"/>
        </w:rPr>
        <w:t>means any data, information or material provided or submitted or made available by you and Affiliates to the Services. Your Data may include End User Data but excludes Aggregated Data.</w:t>
      </w:r>
      <w:bookmarkEnd w:id="1"/>
    </w:p>
    <w:sectPr w:rsidR="00A42511" w:rsidRPr="00590A7D" w:rsidSect="007637AB">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WT" w:date="2025-10-02T16:18:00Z" w:initials="sd">
    <w:p w14:paraId="6D3F5EF3" w14:textId="4A6335EF" w:rsidR="000023A5" w:rsidRDefault="000023A5">
      <w:pPr>
        <w:pStyle w:val="CommentText"/>
      </w:pPr>
      <w:r>
        <w:rPr>
          <w:rStyle w:val="CommentReference"/>
        </w:rPr>
        <w:annotationRef/>
      </w:r>
      <w:r>
        <w:t>Update on the day this is posted</w:t>
      </w:r>
    </w:p>
  </w:comment>
  <w:comment w:id="3" w:author="DWT" w:date="2025-10-02T16:17:00Z" w:initials="sd">
    <w:p w14:paraId="42EF473E" w14:textId="02E6D0C9" w:rsidR="000023A5" w:rsidRDefault="000023A5">
      <w:pPr>
        <w:pStyle w:val="CommentText"/>
      </w:pPr>
      <w:r>
        <w:rPr>
          <w:rStyle w:val="CommentReference"/>
        </w:rPr>
        <w:annotationRef/>
      </w:r>
      <w:r>
        <w:t>Make sure you are ok with this disclaimer</w:t>
      </w:r>
    </w:p>
  </w:comment>
  <w:comment w:id="6" w:author="DWT" w:date="2025-10-02T16:17:00Z" w:initials="sd">
    <w:p w14:paraId="006B7DBD" w14:textId="06F84F05" w:rsidR="000023A5" w:rsidRDefault="000023A5">
      <w:pPr>
        <w:pStyle w:val="CommentText"/>
      </w:pPr>
      <w:r>
        <w:rPr>
          <w:rStyle w:val="CommentReference"/>
        </w:rPr>
        <w:annotationRef/>
      </w:r>
      <w:r>
        <w:t xml:space="preserve">Link to </w:t>
      </w:r>
      <w:r w:rsidR="00F411F3">
        <w:t>policy</w:t>
      </w:r>
    </w:p>
  </w:comment>
  <w:comment w:id="7" w:author="DWT" w:date="2025-10-08T15:49:00Z" w:initials="sd">
    <w:p w14:paraId="25F9B7B2" w14:textId="1C39FE84" w:rsidR="00F92354" w:rsidRDefault="00F92354">
      <w:pPr>
        <w:pStyle w:val="CommentText"/>
      </w:pPr>
      <w:r>
        <w:rPr>
          <w:rStyle w:val="CommentReference"/>
        </w:rPr>
        <w:annotationRef/>
      </w:r>
      <w:r>
        <w:t>Link to policy</w:t>
      </w:r>
    </w:p>
  </w:comment>
  <w:comment w:id="11" w:author="DWT" w:date="2025-10-02T16:18:00Z" w:initials="sd">
    <w:p w14:paraId="21EEB045" w14:textId="0292B2B2" w:rsidR="000023A5" w:rsidRDefault="000023A5">
      <w:pPr>
        <w:pStyle w:val="CommentText"/>
      </w:pPr>
      <w:r>
        <w:rPr>
          <w:rStyle w:val="CommentReference"/>
        </w:rPr>
        <w:annotationRef/>
      </w:r>
      <w:r>
        <w:t>You must update when you post new terms</w:t>
      </w:r>
    </w:p>
  </w:comment>
  <w:comment w:id="19" w:author="DWT" w:date="2025-10-08T15:47:00Z" w:initials="sd">
    <w:p w14:paraId="5B74861F" w14:textId="7E5E2067" w:rsidR="00683EB9" w:rsidRDefault="00683EB9">
      <w:pPr>
        <w:pStyle w:val="CommentText"/>
      </w:pPr>
      <w:r>
        <w:rPr>
          <w:rStyle w:val="CommentReference"/>
        </w:rPr>
        <w:annotationRef/>
      </w:r>
      <w:r>
        <w:t>Link to policy</w:t>
      </w:r>
    </w:p>
  </w:comment>
  <w:comment w:id="24" w:author="DWT" w:date="2025-10-02T16:33:00Z" w:initials="sd">
    <w:p w14:paraId="1FC3BD01" w14:textId="6961195E" w:rsidR="009842DB" w:rsidRDefault="009842DB">
      <w:pPr>
        <w:pStyle w:val="CommentText"/>
      </w:pPr>
      <w:r>
        <w:rPr>
          <w:rStyle w:val="CommentReference"/>
        </w:rPr>
        <w:annotationRef/>
      </w:r>
      <w:r>
        <w:t>Link to terms</w:t>
      </w:r>
    </w:p>
  </w:comment>
  <w:comment w:id="25" w:author="DWT" w:date="2025-10-02T16:33:00Z" w:initials="sd">
    <w:p w14:paraId="1384FF52" w14:textId="3E0510AA" w:rsidR="009842DB" w:rsidRDefault="009842DB">
      <w:pPr>
        <w:pStyle w:val="CommentText"/>
      </w:pPr>
      <w:r>
        <w:rPr>
          <w:rStyle w:val="CommentReference"/>
        </w:rPr>
        <w:annotationRef/>
      </w:r>
      <w:r>
        <w:t>Link to terms</w:t>
      </w:r>
    </w:p>
  </w:comment>
  <w:comment w:id="26" w:author="DWT" w:date="2025-10-02T16:33:00Z" w:initials="sd">
    <w:p w14:paraId="446BD69F" w14:textId="1ECA36FC" w:rsidR="009842DB" w:rsidRDefault="009842DB">
      <w:pPr>
        <w:pStyle w:val="CommentText"/>
      </w:pPr>
      <w:r>
        <w:rPr>
          <w:rStyle w:val="CommentReference"/>
        </w:rPr>
        <w:annotationRef/>
      </w:r>
      <w:r>
        <w:t>Link to terms</w:t>
      </w:r>
    </w:p>
  </w:comment>
  <w:comment w:id="27" w:author="DWT" w:date="2025-10-02T16:34:00Z" w:initials="sd">
    <w:p w14:paraId="0C8D1363" w14:textId="418D23DD" w:rsidR="009842DB" w:rsidRDefault="009842DB">
      <w:pPr>
        <w:pStyle w:val="CommentText"/>
      </w:pPr>
      <w:r>
        <w:rPr>
          <w:rStyle w:val="CommentReference"/>
        </w:rPr>
        <w:annotationRef/>
      </w:r>
      <w:r>
        <w:t>Link to terms</w:t>
      </w:r>
    </w:p>
  </w:comment>
  <w:comment w:id="28" w:author="DWT" w:date="2025-10-02T16:35:00Z" w:initials="sd">
    <w:p w14:paraId="3693C957" w14:textId="77777777" w:rsidR="009842DB" w:rsidRDefault="009842DB" w:rsidP="009842DB">
      <w:pPr>
        <w:pStyle w:val="CommentText"/>
      </w:pPr>
      <w:r>
        <w:rPr>
          <w:rStyle w:val="CommentReference"/>
        </w:rPr>
        <w:annotationRef/>
      </w:r>
      <w:r>
        <w:rPr>
          <w:rStyle w:val="CommentReference"/>
        </w:rPr>
        <w:annotationRef/>
      </w:r>
      <w:r>
        <w:t>Link to terms</w:t>
      </w:r>
    </w:p>
    <w:p w14:paraId="309A88B8" w14:textId="5E9FE6A5" w:rsidR="009842DB" w:rsidRDefault="009842DB">
      <w:pPr>
        <w:pStyle w:val="CommentText"/>
      </w:pPr>
    </w:p>
  </w:comment>
  <w:comment w:id="29" w:author="DWT" w:date="2025-10-02T16:35:00Z" w:initials="sd">
    <w:p w14:paraId="1DB81D41" w14:textId="77777777" w:rsidR="009842DB" w:rsidRDefault="009842DB" w:rsidP="009842DB">
      <w:pPr>
        <w:pStyle w:val="CommentText"/>
      </w:pPr>
      <w:r>
        <w:rPr>
          <w:rStyle w:val="CommentReference"/>
        </w:rPr>
        <w:annotationRef/>
      </w:r>
      <w:r>
        <w:rPr>
          <w:rStyle w:val="CommentReference"/>
        </w:rPr>
        <w:annotationRef/>
      </w:r>
      <w:r>
        <w:t>Link to terms</w:t>
      </w:r>
    </w:p>
    <w:p w14:paraId="60262783" w14:textId="3B47112B" w:rsidR="009842DB" w:rsidRDefault="009842DB">
      <w:pPr>
        <w:pStyle w:val="CommentText"/>
      </w:pPr>
    </w:p>
  </w:comment>
  <w:comment w:id="30" w:author="DWT" w:date="2025-10-02T16:36:00Z" w:initials="sd">
    <w:p w14:paraId="456E1D6C" w14:textId="77777777" w:rsidR="009842DB" w:rsidRDefault="009842DB" w:rsidP="009842DB">
      <w:pPr>
        <w:pStyle w:val="CommentText"/>
      </w:pPr>
      <w:r>
        <w:rPr>
          <w:rStyle w:val="CommentReference"/>
        </w:rPr>
        <w:annotationRef/>
      </w:r>
      <w:r>
        <w:rPr>
          <w:rStyle w:val="CommentReference"/>
        </w:rPr>
        <w:annotationRef/>
      </w:r>
      <w:r>
        <w:t>Link to terms</w:t>
      </w:r>
    </w:p>
    <w:p w14:paraId="11540976" w14:textId="2C6B90CD" w:rsidR="009842DB" w:rsidRDefault="009842DB">
      <w:pPr>
        <w:pStyle w:val="CommentText"/>
      </w:pPr>
    </w:p>
  </w:comment>
  <w:comment w:id="31" w:author="DWT" w:date="2025-10-02T16:36:00Z" w:initials="sd">
    <w:p w14:paraId="6CBA7BF9" w14:textId="034F00C6" w:rsidR="00866BCB" w:rsidRDefault="009842DB" w:rsidP="00866BCB">
      <w:pPr>
        <w:pStyle w:val="CommentText"/>
      </w:pPr>
      <w:r>
        <w:rPr>
          <w:rStyle w:val="CommentReference"/>
        </w:rPr>
        <w:annotationRef/>
      </w:r>
      <w:r w:rsidR="00866BCB">
        <w:t>Link to terms here:</w:t>
      </w:r>
    </w:p>
    <w:p w14:paraId="4932F8B1" w14:textId="77777777" w:rsidR="00866BCB" w:rsidRDefault="00866BCB" w:rsidP="00866BCB">
      <w:pPr>
        <w:pStyle w:val="CommentText"/>
      </w:pPr>
    </w:p>
    <w:p w14:paraId="437B743E" w14:textId="77777777" w:rsidR="00866BCB" w:rsidRDefault="00866BCB" w:rsidP="00866BCB">
      <w:pPr>
        <w:pStyle w:val="CommentText"/>
      </w:pPr>
      <w:hyperlink r:id="rId1" w:history="1">
        <w:r>
          <w:rPr>
            <w:rStyle w:val="Hyperlink"/>
          </w:rPr>
          <w:t>Stripe Connected Account Agreement</w:t>
        </w:r>
      </w:hyperlink>
    </w:p>
    <w:p w14:paraId="72275579" w14:textId="77777777" w:rsidR="00866BCB" w:rsidRDefault="00866BCB" w:rsidP="00866BCB">
      <w:pPr>
        <w:pStyle w:val="CommentText"/>
      </w:pPr>
    </w:p>
    <w:p w14:paraId="6A06F2D3" w14:textId="6EA249EF" w:rsidR="00866BCB" w:rsidRDefault="00866BCB" w:rsidP="00866BCB">
      <w:pPr>
        <w:pStyle w:val="CommentText"/>
      </w:pPr>
      <w:r>
        <w:t xml:space="preserve">To </w:t>
      </w:r>
      <w:r w:rsidR="006C2298">
        <w:t>Michael</w:t>
      </w:r>
      <w:r>
        <w:t>: we should review your terms with Stripe to make sure the terms in this Section 2.11.1 are consistent with and comply with your Stripe terms.</w:t>
      </w:r>
    </w:p>
    <w:p w14:paraId="2A3ABD30" w14:textId="4B30A488" w:rsidR="00866BCB" w:rsidRDefault="00866BCB">
      <w:pPr>
        <w:pStyle w:val="CommentText"/>
      </w:pPr>
    </w:p>
  </w:comment>
  <w:comment w:id="32" w:author="DWT" w:date="2025-10-02T16:37:00Z" w:initials="sd">
    <w:p w14:paraId="0E7B8704" w14:textId="32484BF0" w:rsidR="00866BCB" w:rsidRDefault="009842DB">
      <w:pPr>
        <w:pStyle w:val="CommentText"/>
      </w:pPr>
      <w:r>
        <w:rPr>
          <w:rStyle w:val="CommentReference"/>
        </w:rPr>
        <w:annotationRef/>
      </w:r>
      <w:r>
        <w:t>Link to terms</w:t>
      </w:r>
      <w:r w:rsidR="00866BCB">
        <w:t xml:space="preserve"> here:</w:t>
      </w:r>
    </w:p>
    <w:p w14:paraId="34034AFA" w14:textId="77777777" w:rsidR="00866BCB" w:rsidRDefault="00866BCB">
      <w:pPr>
        <w:pStyle w:val="CommentText"/>
      </w:pPr>
    </w:p>
    <w:p w14:paraId="4573CEA5" w14:textId="7047B73E" w:rsidR="00866BCB" w:rsidRDefault="00866BCB">
      <w:pPr>
        <w:pStyle w:val="CommentText"/>
      </w:pPr>
      <w:hyperlink r:id="rId2" w:history="1">
        <w:r>
          <w:rPr>
            <w:rStyle w:val="Hyperlink"/>
          </w:rPr>
          <w:t>Stripe Services Agreement - United States</w:t>
        </w:r>
      </w:hyperlink>
    </w:p>
  </w:comment>
  <w:comment w:id="33" w:author="DWT" w:date="2025-10-02T16:37:00Z" w:initials="sd">
    <w:p w14:paraId="6C923460" w14:textId="79D67659" w:rsidR="009842DB" w:rsidRDefault="009842DB">
      <w:pPr>
        <w:pStyle w:val="CommentText"/>
      </w:pPr>
      <w:r>
        <w:rPr>
          <w:rStyle w:val="CommentReference"/>
        </w:rPr>
        <w:annotationRef/>
      </w:r>
      <w:r>
        <w:t>Link to policy</w:t>
      </w:r>
    </w:p>
  </w:comment>
  <w:comment w:id="41" w:author="DWT" w:date="2025-10-02T16:38:00Z" w:initials="sd">
    <w:p w14:paraId="644DC14E" w14:textId="1373EDA0" w:rsidR="005E77F3" w:rsidRDefault="005E77F3">
      <w:pPr>
        <w:pStyle w:val="CommentText"/>
      </w:pPr>
      <w:r>
        <w:rPr>
          <w:rStyle w:val="CommentReference"/>
        </w:rPr>
        <w:annotationRef/>
      </w:r>
      <w:r>
        <w:t>Note addition please confirm</w:t>
      </w:r>
    </w:p>
  </w:comment>
  <w:comment w:id="46" w:author="DWT" w:date="2025-10-02T16:39:00Z" w:initials="sd">
    <w:p w14:paraId="0BC9FA33" w14:textId="7355FC2B" w:rsidR="005E77F3" w:rsidRDefault="005E77F3">
      <w:pPr>
        <w:pStyle w:val="CommentText"/>
      </w:pPr>
      <w:r>
        <w:rPr>
          <w:rStyle w:val="CommentReference"/>
        </w:rPr>
        <w:annotationRef/>
      </w:r>
      <w:r>
        <w:t>Link to terms that shows the fees if you post fees</w:t>
      </w:r>
    </w:p>
  </w:comment>
  <w:comment w:id="49" w:author="DWT" w:date="2025-10-08T15:47:00Z" w:initials="sd">
    <w:p w14:paraId="6250536F" w14:textId="77777777" w:rsidR="00B96E27" w:rsidRDefault="00B96E27" w:rsidP="00B96E27">
      <w:pPr>
        <w:pStyle w:val="CommentText"/>
      </w:pPr>
      <w:r>
        <w:rPr>
          <w:rStyle w:val="CommentReference"/>
        </w:rPr>
        <w:annotationRef/>
      </w:r>
      <w:r>
        <w:t>Link to policy</w:t>
      </w:r>
    </w:p>
  </w:comment>
  <w:comment w:id="50" w:author="DWT" w:date="2025-10-02T16:41:00Z" w:initials="sd">
    <w:p w14:paraId="04530C20" w14:textId="20F55230" w:rsidR="005E77F3" w:rsidRDefault="005E77F3">
      <w:pPr>
        <w:pStyle w:val="CommentText"/>
      </w:pPr>
      <w:r>
        <w:rPr>
          <w:rStyle w:val="CommentReference"/>
        </w:rPr>
        <w:annotationRef/>
      </w:r>
      <w:r>
        <w:t>Link to policy</w:t>
      </w:r>
    </w:p>
  </w:comment>
  <w:comment w:id="52" w:author="DWT" w:date="2025-10-02T17:01:00Z" w:initials="sd">
    <w:p w14:paraId="04D4133D" w14:textId="1F0BEC31" w:rsidR="00DD7F36" w:rsidRDefault="00DD7F36">
      <w:pPr>
        <w:pStyle w:val="CommentText"/>
      </w:pPr>
      <w:r>
        <w:rPr>
          <w:rStyle w:val="CommentReference"/>
        </w:rPr>
        <w:annotationRef/>
      </w:r>
      <w:r>
        <w:t>Link to policy</w:t>
      </w:r>
    </w:p>
  </w:comment>
  <w:comment w:id="53" w:author="DWT" w:date="2025-10-02T17:01:00Z" w:initials="sd">
    <w:p w14:paraId="657B267A" w14:textId="335CAFA1" w:rsidR="00DD7F36" w:rsidRDefault="00DD7F36">
      <w:pPr>
        <w:pStyle w:val="CommentText"/>
      </w:pPr>
      <w:r>
        <w:rPr>
          <w:rStyle w:val="CommentReference"/>
        </w:rPr>
        <w:annotationRef/>
      </w:r>
      <w:r>
        <w:t>Link to policy</w:t>
      </w:r>
    </w:p>
  </w:comment>
  <w:comment w:id="54" w:author="DWT" w:date="2025-10-02T17:01:00Z" w:initials="sd">
    <w:p w14:paraId="2EE1E072" w14:textId="23FCF94B" w:rsidR="00DD7F36" w:rsidRDefault="00DD7F36">
      <w:pPr>
        <w:pStyle w:val="CommentText"/>
      </w:pPr>
      <w:r>
        <w:rPr>
          <w:rStyle w:val="CommentReference"/>
        </w:rPr>
        <w:annotationRef/>
      </w:r>
      <w:r>
        <w:t>Link to Annex</w:t>
      </w:r>
    </w:p>
  </w:comment>
  <w:comment w:id="56" w:author="DWT" w:date="2025-10-02T16:51:00Z" w:initials="sd">
    <w:p w14:paraId="087C84F0" w14:textId="0D500457" w:rsidR="00022D9C" w:rsidRDefault="00022D9C">
      <w:pPr>
        <w:pStyle w:val="CommentText"/>
      </w:pPr>
      <w:r>
        <w:rPr>
          <w:rStyle w:val="CommentReference"/>
        </w:rPr>
        <w:annotationRef/>
      </w:r>
      <w:r>
        <w:t>Note language saying they “may” have the right to recover their data. My recommendation is that you actually do provide the right to download a copy of the data, and under EU data privacy laws at minimum you have an obligation to allow someone to get a copy of their data.</w:t>
      </w:r>
    </w:p>
  </w:comment>
  <w:comment w:id="74" w:author="DWT" w:date="2025-10-08T16:05:00Z" w:initials="sd">
    <w:p w14:paraId="7EB7B804" w14:textId="70BA797F" w:rsidR="00B96E27" w:rsidRDefault="00B96E27">
      <w:pPr>
        <w:pStyle w:val="CommentText"/>
      </w:pPr>
      <w:r>
        <w:rPr>
          <w:rStyle w:val="CommentReference"/>
        </w:rPr>
        <w:annotationRef/>
      </w:r>
      <w:r>
        <w:t>Change as needed if this is only going to be used with one site.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3F5EF3" w15:done="0"/>
  <w15:commentEx w15:paraId="42EF473E" w15:done="0"/>
  <w15:commentEx w15:paraId="006B7DBD" w15:done="0"/>
  <w15:commentEx w15:paraId="25F9B7B2" w15:done="0"/>
  <w15:commentEx w15:paraId="21EEB045" w15:done="0"/>
  <w15:commentEx w15:paraId="5B74861F" w15:done="0"/>
  <w15:commentEx w15:paraId="1FC3BD01" w15:done="0"/>
  <w15:commentEx w15:paraId="1384FF52" w15:done="0"/>
  <w15:commentEx w15:paraId="446BD69F" w15:done="0"/>
  <w15:commentEx w15:paraId="0C8D1363" w15:done="0"/>
  <w15:commentEx w15:paraId="309A88B8" w15:done="0"/>
  <w15:commentEx w15:paraId="60262783" w15:done="0"/>
  <w15:commentEx w15:paraId="11540976" w15:done="0"/>
  <w15:commentEx w15:paraId="2A3ABD30" w15:done="0"/>
  <w15:commentEx w15:paraId="4573CEA5" w15:done="0"/>
  <w15:commentEx w15:paraId="6C923460" w15:done="0"/>
  <w15:commentEx w15:paraId="644DC14E" w15:done="0"/>
  <w15:commentEx w15:paraId="0BC9FA33" w15:done="0"/>
  <w15:commentEx w15:paraId="6250536F" w15:done="0"/>
  <w15:commentEx w15:paraId="04530C20" w15:done="0"/>
  <w15:commentEx w15:paraId="04D4133D" w15:done="0"/>
  <w15:commentEx w15:paraId="657B267A" w15:done="0"/>
  <w15:commentEx w15:paraId="2EE1E072" w15:done="0"/>
  <w15:commentEx w15:paraId="087C84F0" w15:done="0"/>
  <w15:commentEx w15:paraId="7EB7B8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12EEE6" w16cex:dateUtc="2025-10-02T23:18:00Z"/>
  <w16cex:commentExtensible w16cex:durableId="35B748D0" w16cex:dateUtc="2025-10-02T23:17:00Z"/>
  <w16cex:commentExtensible w16cex:durableId="380E64B1" w16cex:dateUtc="2025-10-02T23:17:00Z"/>
  <w16cex:commentExtensible w16cex:durableId="7A552B95" w16cex:dateUtc="2025-10-08T22:49:00Z"/>
  <w16cex:commentExtensible w16cex:durableId="4BD484EB" w16cex:dateUtc="2025-10-02T23:18:00Z"/>
  <w16cex:commentExtensible w16cex:durableId="710AD1CA" w16cex:dateUtc="2025-10-08T22:47:00Z"/>
  <w16cex:commentExtensible w16cex:durableId="14366E4F" w16cex:dateUtc="2025-10-02T23:33:00Z"/>
  <w16cex:commentExtensible w16cex:durableId="00A7EA17" w16cex:dateUtc="2025-10-02T23:33:00Z"/>
  <w16cex:commentExtensible w16cex:durableId="5342FD4A" w16cex:dateUtc="2025-10-02T23:33:00Z"/>
  <w16cex:commentExtensible w16cex:durableId="75BBBB91" w16cex:dateUtc="2025-10-02T23:34:00Z"/>
  <w16cex:commentExtensible w16cex:durableId="21A6DE03" w16cex:dateUtc="2025-10-02T23:35:00Z"/>
  <w16cex:commentExtensible w16cex:durableId="59927D7C" w16cex:dateUtc="2025-10-02T23:35:00Z"/>
  <w16cex:commentExtensible w16cex:durableId="7D001DA4" w16cex:dateUtc="2025-10-02T23:36:00Z"/>
  <w16cex:commentExtensible w16cex:durableId="34528C57" w16cex:dateUtc="2025-10-02T23:36:00Z"/>
  <w16cex:commentExtensible w16cex:durableId="7B79FC3B" w16cex:dateUtc="2025-10-02T23:37:00Z"/>
  <w16cex:commentExtensible w16cex:durableId="5E59D562" w16cex:dateUtc="2025-10-02T23:37:00Z"/>
  <w16cex:commentExtensible w16cex:durableId="720F1B08" w16cex:dateUtc="2025-10-02T23:38:00Z"/>
  <w16cex:commentExtensible w16cex:durableId="3E8EE2D1" w16cex:dateUtc="2025-10-02T23:39:00Z"/>
  <w16cex:commentExtensible w16cex:durableId="1BB4AAD7" w16cex:dateUtc="2025-10-08T22:47:00Z"/>
  <w16cex:commentExtensible w16cex:durableId="4A1DCD38" w16cex:dateUtc="2025-10-02T23:41:00Z"/>
  <w16cex:commentExtensible w16cex:durableId="57E724BF" w16cex:dateUtc="2025-10-03T00:01:00Z"/>
  <w16cex:commentExtensible w16cex:durableId="5D26ED55" w16cex:dateUtc="2025-10-03T00:01:00Z"/>
  <w16cex:commentExtensible w16cex:durableId="381B6ED3" w16cex:dateUtc="2025-10-03T00:01:00Z"/>
  <w16cex:commentExtensible w16cex:durableId="44945387" w16cex:dateUtc="2025-10-02T23:51:00Z"/>
  <w16cex:commentExtensible w16cex:durableId="788AE892" w16cex:dateUtc="2025-10-08T2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3F5EF3" w16cid:durableId="2112EEE6"/>
  <w16cid:commentId w16cid:paraId="42EF473E" w16cid:durableId="35B748D0"/>
  <w16cid:commentId w16cid:paraId="006B7DBD" w16cid:durableId="380E64B1"/>
  <w16cid:commentId w16cid:paraId="25F9B7B2" w16cid:durableId="7A552B95"/>
  <w16cid:commentId w16cid:paraId="21EEB045" w16cid:durableId="4BD484EB"/>
  <w16cid:commentId w16cid:paraId="5B74861F" w16cid:durableId="710AD1CA"/>
  <w16cid:commentId w16cid:paraId="1FC3BD01" w16cid:durableId="14366E4F"/>
  <w16cid:commentId w16cid:paraId="1384FF52" w16cid:durableId="00A7EA17"/>
  <w16cid:commentId w16cid:paraId="446BD69F" w16cid:durableId="5342FD4A"/>
  <w16cid:commentId w16cid:paraId="0C8D1363" w16cid:durableId="75BBBB91"/>
  <w16cid:commentId w16cid:paraId="309A88B8" w16cid:durableId="21A6DE03"/>
  <w16cid:commentId w16cid:paraId="60262783" w16cid:durableId="59927D7C"/>
  <w16cid:commentId w16cid:paraId="11540976" w16cid:durableId="7D001DA4"/>
  <w16cid:commentId w16cid:paraId="2A3ABD30" w16cid:durableId="34528C57"/>
  <w16cid:commentId w16cid:paraId="4573CEA5" w16cid:durableId="7B79FC3B"/>
  <w16cid:commentId w16cid:paraId="6C923460" w16cid:durableId="5E59D562"/>
  <w16cid:commentId w16cid:paraId="644DC14E" w16cid:durableId="720F1B08"/>
  <w16cid:commentId w16cid:paraId="0BC9FA33" w16cid:durableId="3E8EE2D1"/>
  <w16cid:commentId w16cid:paraId="6250536F" w16cid:durableId="1BB4AAD7"/>
  <w16cid:commentId w16cid:paraId="04530C20" w16cid:durableId="4A1DCD38"/>
  <w16cid:commentId w16cid:paraId="04D4133D" w16cid:durableId="57E724BF"/>
  <w16cid:commentId w16cid:paraId="657B267A" w16cid:durableId="5D26ED55"/>
  <w16cid:commentId w16cid:paraId="2EE1E072" w16cid:durableId="381B6ED3"/>
  <w16cid:commentId w16cid:paraId="087C84F0" w16cid:durableId="44945387"/>
  <w16cid:commentId w16cid:paraId="7EB7B804" w16cid:durableId="788AE892"/>
</w16cid:commentsIds>
</file>

<file path=word/customizations.xml><?xml version="1.0" encoding="utf-8"?>
<wne:tcg xmlns:r="http://schemas.openxmlformats.org/officeDocument/2006/relationships" xmlns:wne="http://schemas.microsoft.com/office/word/2006/wordml">
  <wne:keymaps>
    <wne:keymap wne:kcmPrimary="0631">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cdName="acd0" wne:fciIndexBasedOn="0065"/>
    <wne:acd wne:acdName="acd1" wne:fciIndexBasedOn="0065"/>
    <wne:acd wne:acdName="acd2" wne:fciIndexBasedOn="0065"/>
    <wne:acd wne:acdName="acd3" wne:fciIndexBasedOn="0065"/>
    <wne:acd wne:acdName="acd4" wne:fciIndexBasedOn="0065"/>
    <wne:acd wne:acdName="acd5" wne:fciIndexBasedOn="0065"/>
    <wne:acd wne:acdName="acd6" wne:fciIndexBasedOn="0065"/>
    <wne:acd wne:acdName="acd7" wne:fciIndexBasedOn="0065"/>
    <wne:acd wne:argValue="AQAAADAA"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10F90" w14:textId="77777777" w:rsidR="00D92F2B" w:rsidRDefault="00D92F2B" w:rsidP="007637AB">
      <w:r>
        <w:separator/>
      </w:r>
    </w:p>
  </w:endnote>
  <w:endnote w:type="continuationSeparator" w:id="0">
    <w:p w14:paraId="6CF1DBF9" w14:textId="77777777" w:rsidR="00D92F2B" w:rsidRDefault="00D92F2B" w:rsidP="00763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1C33A" w14:textId="443EDEF1" w:rsidR="00BF10D9" w:rsidRPr="004D46C1" w:rsidRDefault="00150372" w:rsidP="004D46C1">
    <w:pPr>
      <w:pStyle w:val="Footer"/>
    </w:pPr>
    <w:del w:id="75" w:author="DWT" w:date="2025-10-10T17:05:00Z" w16du:dateUtc="2025-10-11T00:05:00Z">
      <w:r w:rsidDel="00A0500A">
        <w:fldChar w:fldCharType="begin"/>
      </w:r>
      <w:r w:rsidR="0074721B" w:rsidDel="00A0500A">
        <w:delInstrText xml:space="preserve">DOCPROPERTY DOCXDOCID DMS=NetDocuments Format=&lt;&lt;ID&gt;&gt;v.&lt;&lt;VER&gt;&gt; &lt;&lt;Client&gt;&gt;-&lt;&lt;Matter&gt;&gt; \* MERGEFORMAT </w:delInstrText>
      </w:r>
    </w:del>
    <w:ins w:id="76" w:author="DWT" w:date="2025-10-10T17:05:00Z" w16du:dateUtc="2025-10-11T00:05:00Z">
      <w:r w:rsidR="008D5CE3">
        <w:fldChar w:fldCharType="begin"/>
      </w:r>
      <w:r w:rsidR="008D5CE3">
        <w:instrText xml:space="preserve"> DOCPROPERTY DOCXDOCID DMS=NetDocuments Format=&lt;&lt;ID&gt;&gt;v.&lt;&lt;VER&gt;&gt; &lt;&lt;Client&gt;&gt;-&lt;&lt;Matter&gt;&gt; \* MERGEFORMAT </w:instrText>
      </w:r>
    </w:ins>
    <w:r w:rsidR="008D5CE3">
      <w:fldChar w:fldCharType="separate"/>
    </w:r>
    <w:ins w:id="77" w:author="DWT" w:date="2025-10-10T17:05:00Z" w16du:dateUtc="2025-10-11T00:05:00Z">
      <w:r w:rsidR="008D5CE3">
        <w:instrText>4915-4567-2561v.1 0124394-000001</w:instrText>
      </w:r>
      <w:r w:rsidR="008D5CE3">
        <w:fldChar w:fldCharType="end"/>
      </w:r>
    </w:ins>
    <w:del w:id="78" w:author="DWT" w:date="2025-10-10T17:05:00Z" w16du:dateUtc="2025-10-11T00:05:00Z">
      <w:r w:rsidDel="00A0500A">
        <w:fldChar w:fldCharType="separate"/>
      </w:r>
      <w:r w:rsidR="0074721B" w:rsidRPr="00A0500A" w:rsidDel="00A0500A">
        <w:rPr>
          <w:rStyle w:val="DocID"/>
        </w:rPr>
        <w:delText>v. -</w:delText>
      </w:r>
      <w:r w:rsidDel="00A0500A">
        <w:fldChar w:fldCharType="end"/>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35559" w14:textId="574EE0AC" w:rsidR="007637AB" w:rsidRDefault="007637AB" w:rsidP="00C26D9B">
    <w:pPr>
      <w:pStyle w:val="Footer"/>
      <w:jc w:val="center"/>
      <w:rPr>
        <w:rFonts w:cs="Calibri"/>
        <w:noProof/>
      </w:rPr>
    </w:pPr>
    <w:r w:rsidRPr="00E96A51">
      <w:rPr>
        <w:rFonts w:cs="Calibri"/>
      </w:rPr>
      <w:fldChar w:fldCharType="begin"/>
    </w:r>
    <w:r w:rsidRPr="00E96A51">
      <w:rPr>
        <w:rFonts w:cs="Calibri"/>
      </w:rPr>
      <w:instrText xml:space="preserve"> PAGE   \* MERGEFORMAT </w:instrText>
    </w:r>
    <w:r w:rsidRPr="00E96A51">
      <w:rPr>
        <w:rFonts w:cs="Calibri"/>
      </w:rPr>
      <w:fldChar w:fldCharType="separate"/>
    </w:r>
    <w:r w:rsidRPr="00E96A51">
      <w:rPr>
        <w:rFonts w:cs="Calibri"/>
        <w:noProof/>
      </w:rPr>
      <w:t>2</w:t>
    </w:r>
    <w:r w:rsidRPr="00E96A51">
      <w:rPr>
        <w:rFonts w:cs="Calibri"/>
        <w:noProof/>
      </w:rPr>
      <w:fldChar w:fldCharType="end"/>
    </w:r>
  </w:p>
  <w:p w14:paraId="69F3AF96" w14:textId="0961C3C4" w:rsidR="004D46C1" w:rsidRPr="00E96A51" w:rsidRDefault="00150372" w:rsidP="00C26D9B">
    <w:pPr>
      <w:pStyle w:val="Footer"/>
      <w:jc w:val="center"/>
      <w:rPr>
        <w:rFonts w:cs="Calibri"/>
        <w:noProof/>
      </w:rPr>
    </w:pPr>
    <w:del w:id="79" w:author="DWT" w:date="2025-10-10T17:05:00Z" w16du:dateUtc="2025-10-11T00:05:00Z">
      <w:r w:rsidDel="00A0500A">
        <w:rPr>
          <w:rFonts w:cs="Calibri"/>
          <w:noProof/>
        </w:rPr>
        <w:fldChar w:fldCharType="begin"/>
      </w:r>
    </w:del>
    <w:ins w:id="80" w:author="DWT" w:date="2025-10-10T17:05:00Z" w16du:dateUtc="2025-10-11T00:05:00Z">
      <w:r w:rsidR="00A0500A">
        <w:rPr>
          <w:rFonts w:cs="Calibri"/>
          <w:noProof/>
        </w:rPr>
        <w:instrText xml:space="preserve">DOCPROPERTY DOCXDOCID DMS=NetDocuments Format=&lt;&lt;ID&gt;&gt;v.&lt;&lt;VER&gt;&gt; &lt;&lt;Client&gt;&gt;-&lt;&lt;Matter&gt;&gt; \* MERGEFORMAT </w:instrText>
      </w:r>
    </w:ins>
    <w:del w:id="81" w:author="DWT" w:date="2025-10-10T17:05:00Z" w16du:dateUtc="2025-10-11T00:05:00Z">
      <w:r w:rsidR="0074721B" w:rsidDel="00A0500A">
        <w:rPr>
          <w:rFonts w:cs="Calibri"/>
          <w:noProof/>
        </w:rPr>
        <w:delInstrText xml:space="preserve">DOCPROPERTY DOCXDOCID DMS=NetDocuments Format=&lt;&lt;ID&gt;&gt;v.&lt;&lt;VER&gt;&gt; &lt;&lt;Client&gt;&gt;-&lt;&lt;Matter&gt;&gt; \* MERGEFORMAT </w:delInstrText>
      </w:r>
      <w:r w:rsidDel="00A0500A">
        <w:rPr>
          <w:rFonts w:cs="Calibri"/>
          <w:noProof/>
        </w:rPr>
        <w:fldChar w:fldCharType="separate"/>
      </w:r>
      <w:r w:rsidR="0074721B" w:rsidRPr="00A0500A" w:rsidDel="00A0500A">
        <w:rPr>
          <w:rStyle w:val="DocID"/>
        </w:rPr>
        <w:delText>v. -</w:delText>
      </w:r>
      <w:r w:rsidDel="00A0500A">
        <w:rPr>
          <w:rFonts w:cs="Calibri"/>
          <w:noProof/>
        </w:rPr>
        <w:fldChar w:fldCharType="end"/>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39586" w14:textId="77777777" w:rsidR="00E96A51" w:rsidRDefault="00E96A51" w:rsidP="00E96A51">
    <w:pPr>
      <w:pStyle w:val="Footer"/>
      <w:jc w:val="center"/>
      <w:rPr>
        <w:rFonts w:cs="Calibri"/>
        <w:noProof/>
      </w:rPr>
    </w:pPr>
    <w:r w:rsidRPr="00E96A51">
      <w:rPr>
        <w:rFonts w:cs="Calibri"/>
      </w:rPr>
      <w:fldChar w:fldCharType="begin"/>
    </w:r>
    <w:r w:rsidRPr="00E96A51">
      <w:rPr>
        <w:rFonts w:cs="Calibri"/>
      </w:rPr>
      <w:instrText xml:space="preserve"> PAGE   \* MERGEFORMAT </w:instrText>
    </w:r>
    <w:r w:rsidRPr="00E96A51">
      <w:rPr>
        <w:rFonts w:cs="Calibri"/>
      </w:rPr>
      <w:fldChar w:fldCharType="separate"/>
    </w:r>
    <w:r>
      <w:rPr>
        <w:rFonts w:cs="Calibri"/>
      </w:rPr>
      <w:t>2</w:t>
    </w:r>
    <w:r w:rsidRPr="00E96A51">
      <w:rPr>
        <w:rFonts w:cs="Calibri"/>
        <w:noProof/>
      </w:rPr>
      <w:fldChar w:fldCharType="end"/>
    </w:r>
  </w:p>
  <w:p w14:paraId="782291AC" w14:textId="5F826FF3" w:rsidR="004D46C1" w:rsidRDefault="00150372" w:rsidP="00E96A51">
    <w:pPr>
      <w:pStyle w:val="Footer"/>
      <w:jc w:val="center"/>
      <w:rPr>
        <w:rFonts w:cs="Calibri"/>
        <w:noProof/>
      </w:rPr>
    </w:pPr>
    <w:del w:id="82" w:author="DWT" w:date="2025-10-10T17:05:00Z" w16du:dateUtc="2025-10-11T00:05:00Z">
      <w:r w:rsidDel="00A0500A">
        <w:rPr>
          <w:rFonts w:cs="Calibri"/>
          <w:noProof/>
        </w:rPr>
        <w:fldChar w:fldCharType="begin"/>
      </w:r>
    </w:del>
    <w:ins w:id="83" w:author="DWT" w:date="2025-10-10T17:05:00Z" w16du:dateUtc="2025-10-11T00:05:00Z">
      <w:r w:rsidR="00A0500A">
        <w:rPr>
          <w:rFonts w:cs="Calibri"/>
          <w:noProof/>
        </w:rPr>
        <w:instrText xml:space="preserve">DOCPROPERTY DOCXDOCID DMS=NetDocuments Format=&lt;&lt;ID&gt;&gt;v.&lt;&lt;VER&gt;&gt; &lt;&lt;Client&gt;&gt;-&lt;&lt;Matter&gt;&gt; \* MERGEFORMAT </w:instrText>
      </w:r>
    </w:ins>
    <w:del w:id="84" w:author="DWT" w:date="2025-10-10T17:05:00Z" w16du:dateUtc="2025-10-11T00:05:00Z">
      <w:r w:rsidR="0074721B" w:rsidDel="00A0500A">
        <w:rPr>
          <w:rFonts w:cs="Calibri"/>
          <w:noProof/>
        </w:rPr>
        <w:delInstrText xml:space="preserve">DOCPROPERTY DOCXDOCID DMS=NetDocuments Format=&lt;&lt;ID&gt;&gt;v.&lt;&lt;VER&gt;&gt; &lt;&lt;Client&gt;&gt;-&lt;&lt;Matter&gt;&gt; \* MERGEFORMAT </w:delInstrText>
      </w:r>
      <w:r w:rsidDel="00A0500A">
        <w:rPr>
          <w:rFonts w:cs="Calibri"/>
          <w:noProof/>
        </w:rPr>
        <w:fldChar w:fldCharType="separate"/>
      </w:r>
      <w:r w:rsidR="0074721B" w:rsidRPr="00A0500A" w:rsidDel="00A0500A">
        <w:rPr>
          <w:rStyle w:val="DocID"/>
        </w:rPr>
        <w:delText>v. -</w:delText>
      </w:r>
      <w:r w:rsidDel="00A0500A">
        <w:rPr>
          <w:rFonts w:cs="Calibri"/>
          <w:noProof/>
        </w:rP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772EA" w14:textId="77777777" w:rsidR="00D92F2B" w:rsidRDefault="00D92F2B" w:rsidP="007637AB">
      <w:r>
        <w:separator/>
      </w:r>
    </w:p>
  </w:footnote>
  <w:footnote w:type="continuationSeparator" w:id="0">
    <w:p w14:paraId="7EF7982C" w14:textId="77777777" w:rsidR="00D92F2B" w:rsidRDefault="00D92F2B" w:rsidP="007637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45F2" w14:textId="77777777" w:rsidR="00D9532B" w:rsidRDefault="00D953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59EC" w14:textId="77777777" w:rsidR="00D9532B" w:rsidRDefault="00D953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495EC" w14:textId="77777777" w:rsidR="00D9532B" w:rsidRDefault="00D953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696E35D0"/>
    <w:name w:val="List Bullet 3"/>
    <w:lvl w:ilvl="0">
      <w:start w:val="1"/>
      <w:numFmt w:val="bullet"/>
      <w:pStyle w:val="ListBullet3"/>
      <w:lvlText w:val=""/>
      <w:lvlJc w:val="left"/>
      <w:pPr>
        <w:tabs>
          <w:tab w:val="num" w:pos="1440"/>
        </w:tabs>
        <w:ind w:left="1440" w:hanging="720"/>
      </w:pPr>
      <w:rPr>
        <w:rFonts w:ascii="Symbol" w:hAnsi="Symbol" w:hint="default"/>
      </w:rPr>
    </w:lvl>
  </w:abstractNum>
  <w:abstractNum w:abstractNumId="1" w15:restartNumberingAfterBreak="0">
    <w:nsid w:val="FFFFFF83"/>
    <w:multiLevelType w:val="singleLevel"/>
    <w:tmpl w:val="B74A0EC4"/>
    <w:name w:val="List Bullet 2"/>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6FCC5346"/>
    <w:name w:val="List Bullet"/>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671B2A"/>
    <w:multiLevelType w:val="multilevel"/>
    <w:tmpl w:val="A954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5226B"/>
    <w:multiLevelType w:val="hybridMultilevel"/>
    <w:tmpl w:val="111802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BD4FAB"/>
    <w:multiLevelType w:val="multilevel"/>
    <w:tmpl w:val="36A0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A39F3"/>
    <w:multiLevelType w:val="multilevel"/>
    <w:tmpl w:val="9AD0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1E3416"/>
    <w:multiLevelType w:val="multilevel"/>
    <w:tmpl w:val="BD6A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64998"/>
    <w:multiLevelType w:val="multilevel"/>
    <w:tmpl w:val="23BA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A3815"/>
    <w:multiLevelType w:val="multilevel"/>
    <w:tmpl w:val="6A40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15EBE"/>
    <w:multiLevelType w:val="multilevel"/>
    <w:tmpl w:val="CB783AE2"/>
    <w:name w:val="OutHead1"/>
    <w:lvl w:ilvl="0">
      <w:start w:val="1"/>
      <w:numFmt w:val="decimal"/>
      <w:pStyle w:val="OutHead1"/>
      <w:lvlText w:val="%1."/>
      <w:lvlJc w:val="left"/>
      <w:pPr>
        <w:tabs>
          <w:tab w:val="num" w:pos="720"/>
        </w:tabs>
        <w:ind w:left="0" w:firstLine="0"/>
      </w:pPr>
      <w:rPr>
        <w:rFonts w:ascii="Calibri" w:hAnsi="Calibri" w:cs="Calibri" w:hint="default"/>
        <w:b/>
        <w:bCs w:val="0"/>
        <w:i w:val="0"/>
        <w:caps/>
        <w:smallCaps w:val="0"/>
        <w:strike w:val="0"/>
        <w:dstrike w:val="0"/>
        <w:color w:val="000000" w:themeColor="text1"/>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OutHead2"/>
      <w:isLgl/>
      <w:lvlText w:val="%1.%2"/>
      <w:lvlJc w:val="left"/>
      <w:pPr>
        <w:tabs>
          <w:tab w:val="num" w:pos="720"/>
        </w:tabs>
        <w:ind w:left="0" w:firstLine="0"/>
      </w:pPr>
      <w:rPr>
        <w:rFonts w:ascii="Calibri" w:hAnsi="Calibri" w:cs="Calibri" w:hint="default"/>
        <w:b/>
        <w:i w:val="0"/>
        <w:caps w:val="0"/>
        <w:smallCaps w:val="0"/>
        <w:strike w:val="0"/>
        <w:dstrike w:val="0"/>
        <w:color w:val="auto"/>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OutHead3"/>
      <w:isLgl/>
      <w:lvlText w:val="%1.%2.%3"/>
      <w:lvlJc w:val="left"/>
      <w:pPr>
        <w:tabs>
          <w:tab w:val="num" w:pos="144"/>
        </w:tabs>
        <w:ind w:left="720" w:firstLine="0"/>
      </w:pPr>
      <w:rPr>
        <w:rFonts w:ascii="Calibri" w:hAnsi="Calibri" w:cs="Calibri" w:hint="default"/>
        <w:b/>
        <w:i w:val="0"/>
        <w:caps w:val="0"/>
        <w:smallCaps w:val="0"/>
        <w:strike w:val="0"/>
        <w:dstrike w:val="0"/>
        <w:color w:val="000000" w:themeColor="text1"/>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OutHead4"/>
      <w:lvlText w:val="%4."/>
      <w:lvlJc w:val="left"/>
      <w:pPr>
        <w:tabs>
          <w:tab w:val="num" w:pos="2880"/>
        </w:tabs>
        <w:ind w:left="288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OutHead5"/>
      <w:lvlText w:val="(%5)"/>
      <w:lvlJc w:val="left"/>
      <w:pPr>
        <w:tabs>
          <w:tab w:val="num" w:pos="3600"/>
        </w:tabs>
        <w:ind w:left="360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OutHead6"/>
      <w:lvlText w:val="(%6)"/>
      <w:lvlJc w:val="left"/>
      <w:pPr>
        <w:tabs>
          <w:tab w:val="num" w:pos="4320"/>
        </w:tabs>
        <w:ind w:left="432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OutHead7"/>
      <w:lvlText w:val="%7)"/>
      <w:lvlJc w:val="left"/>
      <w:pPr>
        <w:tabs>
          <w:tab w:val="num" w:pos="5040"/>
        </w:tabs>
        <w:ind w:left="504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OutHead8"/>
      <w:lvlText w:val="%8)"/>
      <w:lvlJc w:val="left"/>
      <w:pPr>
        <w:tabs>
          <w:tab w:val="num" w:pos="5760"/>
        </w:tabs>
        <w:ind w:left="576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3D23230F"/>
    <w:multiLevelType w:val="multilevel"/>
    <w:tmpl w:val="571C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7F1A8F"/>
    <w:multiLevelType w:val="multilevel"/>
    <w:tmpl w:val="4A62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2B42D5"/>
    <w:multiLevelType w:val="multilevel"/>
    <w:tmpl w:val="6BE6C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B64979"/>
    <w:multiLevelType w:val="multilevel"/>
    <w:tmpl w:val="ED56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2C260F"/>
    <w:multiLevelType w:val="hybridMultilevel"/>
    <w:tmpl w:val="83F02E3E"/>
    <w:lvl w:ilvl="0" w:tplc="4672F78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7DF74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B4C58F7"/>
    <w:multiLevelType w:val="multilevel"/>
    <w:tmpl w:val="FB349FE0"/>
    <w:lvl w:ilvl="0">
      <w:start w:val="1"/>
      <w:numFmt w:val="bullet"/>
      <w:lvlText w:val=""/>
      <w:lvlJc w:val="left"/>
      <w:pPr>
        <w:tabs>
          <w:tab w:val="num" w:pos="720"/>
        </w:tabs>
        <w:ind w:left="0" w:firstLine="0"/>
      </w:pPr>
      <w:rPr>
        <w:rFonts w:ascii="Symbol" w:hAnsi="Symbol" w:hint="default"/>
      </w:rPr>
    </w:lvl>
    <w:lvl w:ilvl="1">
      <w:start w:val="1"/>
      <w:numFmt w:val="upperLetter"/>
      <w:isLgl/>
      <w:lvlText w:val="%1.%2."/>
      <w:lvlJc w:val="left"/>
      <w:pPr>
        <w:tabs>
          <w:tab w:val="num" w:pos="720"/>
        </w:tabs>
        <w:ind w:left="0" w:firstLine="0"/>
      </w:pPr>
      <w:rPr>
        <w:rFonts w:ascii="Arial" w:hAnsi="Arial" w:cs="Arial" w:hint="default"/>
        <w:b/>
        <w:i w:val="0"/>
        <w:caps w:val="0"/>
        <w:smallCaps w:val="0"/>
        <w:strike w:val="0"/>
        <w:dstrike w:val="0"/>
        <w:color w:val="57585A"/>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tabs>
          <w:tab w:val="num" w:pos="144"/>
        </w:tabs>
        <w:ind w:left="720" w:firstLine="0"/>
      </w:pPr>
      <w:rPr>
        <w:rFonts w:ascii="Arial" w:hAnsi="Arial" w:hint="default"/>
        <w:b/>
        <w:i w:val="0"/>
        <w:caps w:val="0"/>
        <w:smallCaps w:val="0"/>
        <w:strike w:val="0"/>
        <w:dstrike w:val="0"/>
        <w:color w:val="57585A"/>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880"/>
        </w:tabs>
        <w:ind w:left="288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360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432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504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5760"/>
        </w:tabs>
        <w:ind w:left="5760" w:hanging="720"/>
      </w:pPr>
      <w:rPr>
        <w:rFonts w:ascii="Times New Roman" w:hAnsi="Times New Roman" w:hint="default"/>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3240"/>
        </w:tabs>
        <w:ind w:left="3240" w:hanging="360"/>
      </w:pPr>
      <w:rPr>
        <w:rFonts w:hint="default"/>
      </w:rPr>
    </w:lvl>
  </w:abstractNum>
  <w:num w:numId="1" w16cid:durableId="2146700808">
    <w:abstractNumId w:val="10"/>
  </w:num>
  <w:num w:numId="2" w16cid:durableId="198201642">
    <w:abstractNumId w:val="10"/>
  </w:num>
  <w:num w:numId="3" w16cid:durableId="924922836">
    <w:abstractNumId w:val="10"/>
  </w:num>
  <w:num w:numId="4" w16cid:durableId="1270429198">
    <w:abstractNumId w:val="10"/>
  </w:num>
  <w:num w:numId="5" w16cid:durableId="15616071">
    <w:abstractNumId w:val="10"/>
  </w:num>
  <w:num w:numId="6" w16cid:durableId="397242812">
    <w:abstractNumId w:val="10"/>
  </w:num>
  <w:num w:numId="7" w16cid:durableId="206913341">
    <w:abstractNumId w:val="10"/>
  </w:num>
  <w:num w:numId="8" w16cid:durableId="1781796451">
    <w:abstractNumId w:val="10"/>
  </w:num>
  <w:num w:numId="9" w16cid:durableId="222255413">
    <w:abstractNumId w:val="10"/>
  </w:num>
  <w:num w:numId="10" w16cid:durableId="1380590401">
    <w:abstractNumId w:val="10"/>
  </w:num>
  <w:num w:numId="11" w16cid:durableId="1351302516">
    <w:abstractNumId w:val="10"/>
  </w:num>
  <w:num w:numId="12" w16cid:durableId="1918317273">
    <w:abstractNumId w:val="10"/>
  </w:num>
  <w:num w:numId="13" w16cid:durableId="2046784038">
    <w:abstractNumId w:val="10"/>
  </w:num>
  <w:num w:numId="14" w16cid:durableId="815295126">
    <w:abstractNumId w:val="10"/>
  </w:num>
  <w:num w:numId="15" w16cid:durableId="474494581">
    <w:abstractNumId w:val="10"/>
  </w:num>
  <w:num w:numId="16" w16cid:durableId="343826550">
    <w:abstractNumId w:val="10"/>
  </w:num>
  <w:num w:numId="17" w16cid:durableId="240144923">
    <w:abstractNumId w:val="14"/>
  </w:num>
  <w:num w:numId="18" w16cid:durableId="747993473">
    <w:abstractNumId w:val="7"/>
  </w:num>
  <w:num w:numId="19" w16cid:durableId="1436437306">
    <w:abstractNumId w:val="6"/>
  </w:num>
  <w:num w:numId="20" w16cid:durableId="212159267">
    <w:abstractNumId w:val="12"/>
  </w:num>
  <w:num w:numId="21" w16cid:durableId="1232960995">
    <w:abstractNumId w:val="5"/>
  </w:num>
  <w:num w:numId="22" w16cid:durableId="1445156426">
    <w:abstractNumId w:val="8"/>
  </w:num>
  <w:num w:numId="23" w16cid:durableId="1710841927">
    <w:abstractNumId w:val="3"/>
  </w:num>
  <w:num w:numId="24" w16cid:durableId="1096832218">
    <w:abstractNumId w:val="9"/>
  </w:num>
  <w:num w:numId="25" w16cid:durableId="1876035793">
    <w:abstractNumId w:val="13"/>
  </w:num>
  <w:num w:numId="26" w16cid:durableId="1610118394">
    <w:abstractNumId w:val="11"/>
  </w:num>
  <w:num w:numId="27" w16cid:durableId="1933005352">
    <w:abstractNumId w:val="4"/>
  </w:num>
  <w:num w:numId="28" w16cid:durableId="1702970195">
    <w:abstractNumId w:val="16"/>
  </w:num>
  <w:num w:numId="29" w16cid:durableId="1736859051">
    <w:abstractNumId w:val="15"/>
    <w:lvlOverride w:ilvl="0">
      <w:lvl w:ilvl="0" w:tplc="4672F788">
        <w:start w:val="1"/>
        <w:numFmt w:val="decimal"/>
        <w:lvlText w:val=""/>
        <w:lvlJc w:val="left"/>
        <w:pPr>
          <w:ind w:left="720" w:hanging="360"/>
        </w:pPr>
        <w:rPr>
          <w:rFonts w:ascii="Symbol" w:hAnsi="Symbol" w:hint="default"/>
          <w:color w:val="auto"/>
          <w:u w:val="none"/>
        </w:rPr>
      </w:lvl>
    </w:lvlOverride>
    <w:lvlOverride w:ilvl="1">
      <w:lvl w:ilvl="1" w:tplc="04090003">
        <w:numFmt w:val="decimal"/>
        <w:lvlText w:val=""/>
        <w:lvlJc w:val="left"/>
      </w:lvl>
    </w:lvlOverride>
    <w:lvlOverride w:ilvl="2">
      <w:lvl w:ilvl="2" w:tplc="04090005">
        <w:numFmt w:val="decimal"/>
        <w:lvlText w:val=""/>
        <w:lvlJc w:val="left"/>
      </w:lvl>
    </w:lvlOverride>
    <w:lvlOverride w:ilvl="3">
      <w:lvl w:ilvl="3" w:tplc="04090001">
        <w:numFmt w:val="decimal"/>
        <w:lvlText w:val=""/>
        <w:lvlJc w:val="left"/>
      </w:lvl>
    </w:lvlOverride>
    <w:lvlOverride w:ilvl="4">
      <w:lvl w:ilvl="4" w:tplc="04090003">
        <w:numFmt w:val="decimal"/>
        <w:lvlText w:val=""/>
        <w:lvlJc w:val="left"/>
      </w:lvl>
    </w:lvlOverride>
    <w:lvlOverride w:ilvl="5">
      <w:lvl w:ilvl="5" w:tplc="04090005">
        <w:numFmt w:val="decimal"/>
        <w:lvlText w:val=""/>
        <w:lvlJc w:val="left"/>
      </w:lvl>
    </w:lvlOverride>
    <w:lvlOverride w:ilvl="6">
      <w:lvl w:ilvl="6" w:tplc="04090001">
        <w:numFmt w:val="decimal"/>
        <w:lvlText w:val=""/>
        <w:lvlJc w:val="left"/>
      </w:lvl>
    </w:lvlOverride>
    <w:lvlOverride w:ilvl="7">
      <w:lvl w:ilvl="7" w:tplc="04090003">
        <w:numFmt w:val="decimal"/>
        <w:lvlText w:val=""/>
        <w:lvlJc w:val="left"/>
      </w:lvl>
    </w:lvlOverride>
    <w:lvlOverride w:ilvl="8">
      <w:lvl w:ilvl="8" w:tplc="04090005">
        <w:numFmt w:val="decimal"/>
        <w:lvlText w:val=""/>
        <w:lvlJc w:val="left"/>
      </w:lvl>
    </w:lvlOverride>
  </w:num>
  <w:num w:numId="30" w16cid:durableId="811366821">
    <w:abstractNumId w:val="10"/>
  </w:num>
  <w:num w:numId="31" w16cid:durableId="1224218958">
    <w:abstractNumId w:val="15"/>
  </w:num>
  <w:num w:numId="32" w16cid:durableId="1408847853">
    <w:abstractNumId w:val="17"/>
  </w:num>
  <w:num w:numId="33" w16cid:durableId="206770045">
    <w:abstractNumId w:val="10"/>
  </w:num>
  <w:num w:numId="34" w16cid:durableId="42488004">
    <w:abstractNumId w:val="2"/>
  </w:num>
  <w:num w:numId="35" w16cid:durableId="1129975423">
    <w:abstractNumId w:val="1"/>
  </w:num>
  <w:num w:numId="36" w16cid:durableId="360056231">
    <w:abstractNumId w:val="0"/>
  </w:num>
  <w:num w:numId="37" w16cid:durableId="86320496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WT">
    <w15:presenceInfo w15:providerId="None" w15:userId="DW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6D0"/>
    <w:rsid w:val="000023A5"/>
    <w:rsid w:val="00005F8D"/>
    <w:rsid w:val="000120F7"/>
    <w:rsid w:val="00022D9C"/>
    <w:rsid w:val="00023AA1"/>
    <w:rsid w:val="00023FB7"/>
    <w:rsid w:val="00026289"/>
    <w:rsid w:val="00035D72"/>
    <w:rsid w:val="00035E0D"/>
    <w:rsid w:val="0004182E"/>
    <w:rsid w:val="000419AD"/>
    <w:rsid w:val="00043B95"/>
    <w:rsid w:val="00043DDC"/>
    <w:rsid w:val="00052D74"/>
    <w:rsid w:val="00073D25"/>
    <w:rsid w:val="00082899"/>
    <w:rsid w:val="00085A45"/>
    <w:rsid w:val="00092E56"/>
    <w:rsid w:val="000A3877"/>
    <w:rsid w:val="000A4AA3"/>
    <w:rsid w:val="000D7532"/>
    <w:rsid w:val="000E149A"/>
    <w:rsid w:val="000E443E"/>
    <w:rsid w:val="000E7309"/>
    <w:rsid w:val="000F4E20"/>
    <w:rsid w:val="00103ACE"/>
    <w:rsid w:val="001047B5"/>
    <w:rsid w:val="00140442"/>
    <w:rsid w:val="00144C2B"/>
    <w:rsid w:val="00150372"/>
    <w:rsid w:val="0015656E"/>
    <w:rsid w:val="001746F2"/>
    <w:rsid w:val="00183A60"/>
    <w:rsid w:val="001B18A3"/>
    <w:rsid w:val="001B35D3"/>
    <w:rsid w:val="001C7103"/>
    <w:rsid w:val="001E36F0"/>
    <w:rsid w:val="001E5E5B"/>
    <w:rsid w:val="001F7F1A"/>
    <w:rsid w:val="00200103"/>
    <w:rsid w:val="002144CE"/>
    <w:rsid w:val="00216D90"/>
    <w:rsid w:val="00217452"/>
    <w:rsid w:val="002413CA"/>
    <w:rsid w:val="00244959"/>
    <w:rsid w:val="00252183"/>
    <w:rsid w:val="00264413"/>
    <w:rsid w:val="00272CC5"/>
    <w:rsid w:val="00274953"/>
    <w:rsid w:val="002819E3"/>
    <w:rsid w:val="00285E15"/>
    <w:rsid w:val="00287804"/>
    <w:rsid w:val="00291D23"/>
    <w:rsid w:val="002C4558"/>
    <w:rsid w:val="002C5A03"/>
    <w:rsid w:val="002E2D88"/>
    <w:rsid w:val="00305C35"/>
    <w:rsid w:val="00311E15"/>
    <w:rsid w:val="0031686E"/>
    <w:rsid w:val="00317323"/>
    <w:rsid w:val="003261AC"/>
    <w:rsid w:val="0033734E"/>
    <w:rsid w:val="00337EC8"/>
    <w:rsid w:val="003405B8"/>
    <w:rsid w:val="00353FB8"/>
    <w:rsid w:val="0037143A"/>
    <w:rsid w:val="00384F99"/>
    <w:rsid w:val="00394F12"/>
    <w:rsid w:val="003A7210"/>
    <w:rsid w:val="003B3F3F"/>
    <w:rsid w:val="003E031C"/>
    <w:rsid w:val="003E055A"/>
    <w:rsid w:val="003E1B07"/>
    <w:rsid w:val="0042662E"/>
    <w:rsid w:val="0043096A"/>
    <w:rsid w:val="00435404"/>
    <w:rsid w:val="0044572F"/>
    <w:rsid w:val="00467576"/>
    <w:rsid w:val="00474AF4"/>
    <w:rsid w:val="00482B7B"/>
    <w:rsid w:val="00486FE9"/>
    <w:rsid w:val="00490F81"/>
    <w:rsid w:val="0049106A"/>
    <w:rsid w:val="004966C1"/>
    <w:rsid w:val="004A1C61"/>
    <w:rsid w:val="004A6AB9"/>
    <w:rsid w:val="004C56D0"/>
    <w:rsid w:val="004C7C61"/>
    <w:rsid w:val="004D0A1A"/>
    <w:rsid w:val="004D19B8"/>
    <w:rsid w:val="004D46C1"/>
    <w:rsid w:val="004E27FE"/>
    <w:rsid w:val="005127CB"/>
    <w:rsid w:val="00517C3F"/>
    <w:rsid w:val="00527037"/>
    <w:rsid w:val="005326C9"/>
    <w:rsid w:val="0055475E"/>
    <w:rsid w:val="005566CC"/>
    <w:rsid w:val="005576E7"/>
    <w:rsid w:val="0056605C"/>
    <w:rsid w:val="00576C96"/>
    <w:rsid w:val="00581825"/>
    <w:rsid w:val="0058413A"/>
    <w:rsid w:val="00590A7D"/>
    <w:rsid w:val="0059160C"/>
    <w:rsid w:val="005B081A"/>
    <w:rsid w:val="005C0836"/>
    <w:rsid w:val="005C2A79"/>
    <w:rsid w:val="005C3993"/>
    <w:rsid w:val="005E702B"/>
    <w:rsid w:val="005E77F3"/>
    <w:rsid w:val="005F3376"/>
    <w:rsid w:val="005F3F2E"/>
    <w:rsid w:val="00600D7B"/>
    <w:rsid w:val="00612572"/>
    <w:rsid w:val="00615F76"/>
    <w:rsid w:val="00616D46"/>
    <w:rsid w:val="00622A50"/>
    <w:rsid w:val="00650A6F"/>
    <w:rsid w:val="0066135B"/>
    <w:rsid w:val="00665AC8"/>
    <w:rsid w:val="00667966"/>
    <w:rsid w:val="00683EB9"/>
    <w:rsid w:val="00686A78"/>
    <w:rsid w:val="0069098C"/>
    <w:rsid w:val="00696EC1"/>
    <w:rsid w:val="006978D0"/>
    <w:rsid w:val="006A4CFF"/>
    <w:rsid w:val="006A547A"/>
    <w:rsid w:val="006B06D8"/>
    <w:rsid w:val="006B2A7B"/>
    <w:rsid w:val="006C2298"/>
    <w:rsid w:val="006C4881"/>
    <w:rsid w:val="006D5731"/>
    <w:rsid w:val="006E1424"/>
    <w:rsid w:val="006E1845"/>
    <w:rsid w:val="006F6A72"/>
    <w:rsid w:val="00705BA2"/>
    <w:rsid w:val="00721F60"/>
    <w:rsid w:val="0072730F"/>
    <w:rsid w:val="00730816"/>
    <w:rsid w:val="00733719"/>
    <w:rsid w:val="00743990"/>
    <w:rsid w:val="0074721B"/>
    <w:rsid w:val="00752619"/>
    <w:rsid w:val="007526D6"/>
    <w:rsid w:val="00754360"/>
    <w:rsid w:val="007637AB"/>
    <w:rsid w:val="007735ED"/>
    <w:rsid w:val="00785C35"/>
    <w:rsid w:val="00786F8D"/>
    <w:rsid w:val="00795727"/>
    <w:rsid w:val="007B6B18"/>
    <w:rsid w:val="007C748E"/>
    <w:rsid w:val="007D07A8"/>
    <w:rsid w:val="007D785D"/>
    <w:rsid w:val="007E1FC3"/>
    <w:rsid w:val="0080513C"/>
    <w:rsid w:val="0080571F"/>
    <w:rsid w:val="0080598A"/>
    <w:rsid w:val="00820842"/>
    <w:rsid w:val="008221D9"/>
    <w:rsid w:val="00823074"/>
    <w:rsid w:val="008238A4"/>
    <w:rsid w:val="00825EF0"/>
    <w:rsid w:val="00832CF8"/>
    <w:rsid w:val="00840589"/>
    <w:rsid w:val="00851ADE"/>
    <w:rsid w:val="00857429"/>
    <w:rsid w:val="00866BCB"/>
    <w:rsid w:val="00872EC2"/>
    <w:rsid w:val="008805AB"/>
    <w:rsid w:val="00885F67"/>
    <w:rsid w:val="008A7F65"/>
    <w:rsid w:val="008B0517"/>
    <w:rsid w:val="008C48CB"/>
    <w:rsid w:val="008D0C61"/>
    <w:rsid w:val="008D23F9"/>
    <w:rsid w:val="008D5CE3"/>
    <w:rsid w:val="008D7431"/>
    <w:rsid w:val="008D7E55"/>
    <w:rsid w:val="008E1D30"/>
    <w:rsid w:val="008F7AF2"/>
    <w:rsid w:val="009058E7"/>
    <w:rsid w:val="009064D4"/>
    <w:rsid w:val="00915B04"/>
    <w:rsid w:val="009344E0"/>
    <w:rsid w:val="009428EC"/>
    <w:rsid w:val="0094451F"/>
    <w:rsid w:val="00971A22"/>
    <w:rsid w:val="00971C70"/>
    <w:rsid w:val="009842DB"/>
    <w:rsid w:val="00992684"/>
    <w:rsid w:val="009A3409"/>
    <w:rsid w:val="009A45E7"/>
    <w:rsid w:val="009A5618"/>
    <w:rsid w:val="009A5CDF"/>
    <w:rsid w:val="009B7EF1"/>
    <w:rsid w:val="009D10C5"/>
    <w:rsid w:val="009D2294"/>
    <w:rsid w:val="009E54D3"/>
    <w:rsid w:val="009E7F54"/>
    <w:rsid w:val="009F6BF2"/>
    <w:rsid w:val="00A037FB"/>
    <w:rsid w:val="00A0469B"/>
    <w:rsid w:val="00A0500A"/>
    <w:rsid w:val="00A123D0"/>
    <w:rsid w:val="00A15C4E"/>
    <w:rsid w:val="00A1604D"/>
    <w:rsid w:val="00A212F8"/>
    <w:rsid w:val="00A2675C"/>
    <w:rsid w:val="00A42511"/>
    <w:rsid w:val="00A42B4F"/>
    <w:rsid w:val="00A63102"/>
    <w:rsid w:val="00A738A8"/>
    <w:rsid w:val="00A9527D"/>
    <w:rsid w:val="00AA3C79"/>
    <w:rsid w:val="00AA6B30"/>
    <w:rsid w:val="00AB4FF6"/>
    <w:rsid w:val="00AC2F7C"/>
    <w:rsid w:val="00AC47A8"/>
    <w:rsid w:val="00AD42CE"/>
    <w:rsid w:val="00AD7BF8"/>
    <w:rsid w:val="00AF06EB"/>
    <w:rsid w:val="00AF1F92"/>
    <w:rsid w:val="00AF6482"/>
    <w:rsid w:val="00B126A5"/>
    <w:rsid w:val="00B17FDA"/>
    <w:rsid w:val="00B206DC"/>
    <w:rsid w:val="00B209FD"/>
    <w:rsid w:val="00B3126E"/>
    <w:rsid w:val="00B3523E"/>
    <w:rsid w:val="00B46C93"/>
    <w:rsid w:val="00B53E7A"/>
    <w:rsid w:val="00B6209B"/>
    <w:rsid w:val="00B6613B"/>
    <w:rsid w:val="00B72000"/>
    <w:rsid w:val="00B75C1F"/>
    <w:rsid w:val="00B76D8B"/>
    <w:rsid w:val="00B80D36"/>
    <w:rsid w:val="00B849D7"/>
    <w:rsid w:val="00B863A8"/>
    <w:rsid w:val="00B96E27"/>
    <w:rsid w:val="00BB5C03"/>
    <w:rsid w:val="00BB5D53"/>
    <w:rsid w:val="00BC1F4A"/>
    <w:rsid w:val="00BD1A2D"/>
    <w:rsid w:val="00BE3E4D"/>
    <w:rsid w:val="00BF10D9"/>
    <w:rsid w:val="00BF5001"/>
    <w:rsid w:val="00C02093"/>
    <w:rsid w:val="00C10BB4"/>
    <w:rsid w:val="00C14A9E"/>
    <w:rsid w:val="00C174A7"/>
    <w:rsid w:val="00C22D8F"/>
    <w:rsid w:val="00C24E65"/>
    <w:rsid w:val="00C26A48"/>
    <w:rsid w:val="00C26D9B"/>
    <w:rsid w:val="00C31481"/>
    <w:rsid w:val="00C316E6"/>
    <w:rsid w:val="00C34879"/>
    <w:rsid w:val="00C556EC"/>
    <w:rsid w:val="00C62967"/>
    <w:rsid w:val="00C669E0"/>
    <w:rsid w:val="00C73062"/>
    <w:rsid w:val="00C76227"/>
    <w:rsid w:val="00C945DF"/>
    <w:rsid w:val="00CA478E"/>
    <w:rsid w:val="00CB46B3"/>
    <w:rsid w:val="00CB4A6A"/>
    <w:rsid w:val="00CC3F12"/>
    <w:rsid w:val="00CD5FA3"/>
    <w:rsid w:val="00CE3103"/>
    <w:rsid w:val="00CE33D2"/>
    <w:rsid w:val="00D01A40"/>
    <w:rsid w:val="00D210C1"/>
    <w:rsid w:val="00D30EF0"/>
    <w:rsid w:val="00D322D5"/>
    <w:rsid w:val="00D36485"/>
    <w:rsid w:val="00D46379"/>
    <w:rsid w:val="00D50732"/>
    <w:rsid w:val="00D52F70"/>
    <w:rsid w:val="00D5306E"/>
    <w:rsid w:val="00D60174"/>
    <w:rsid w:val="00D6065B"/>
    <w:rsid w:val="00D62C7B"/>
    <w:rsid w:val="00D73855"/>
    <w:rsid w:val="00D8025E"/>
    <w:rsid w:val="00D92F2B"/>
    <w:rsid w:val="00D9532B"/>
    <w:rsid w:val="00DC0048"/>
    <w:rsid w:val="00DD7F36"/>
    <w:rsid w:val="00DF11A9"/>
    <w:rsid w:val="00DF2302"/>
    <w:rsid w:val="00DF7992"/>
    <w:rsid w:val="00E05CD9"/>
    <w:rsid w:val="00E06C7D"/>
    <w:rsid w:val="00E137A6"/>
    <w:rsid w:val="00E20965"/>
    <w:rsid w:val="00E341ED"/>
    <w:rsid w:val="00E40134"/>
    <w:rsid w:val="00E43374"/>
    <w:rsid w:val="00E63242"/>
    <w:rsid w:val="00E640F4"/>
    <w:rsid w:val="00E96A51"/>
    <w:rsid w:val="00EE1D87"/>
    <w:rsid w:val="00EE5B89"/>
    <w:rsid w:val="00F27EEE"/>
    <w:rsid w:val="00F36868"/>
    <w:rsid w:val="00F411F3"/>
    <w:rsid w:val="00F44D74"/>
    <w:rsid w:val="00F50791"/>
    <w:rsid w:val="00F5781F"/>
    <w:rsid w:val="00F77CC9"/>
    <w:rsid w:val="00F77FD8"/>
    <w:rsid w:val="00F920B2"/>
    <w:rsid w:val="00F92354"/>
    <w:rsid w:val="00FB091B"/>
    <w:rsid w:val="00FB42E3"/>
    <w:rsid w:val="00FB70CA"/>
    <w:rsid w:val="00FB7EA9"/>
    <w:rsid w:val="00FE2920"/>
    <w:rsid w:val="00FE2A10"/>
    <w:rsid w:val="00FE6C05"/>
    <w:rsid w:val="00FF5A37"/>
    <w:rsid w:val="00FF6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141BD"/>
  <w15:chartTrackingRefBased/>
  <w15:docId w15:val="{7E34E6FB-3933-4D5D-B232-6B803E579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240"/>
      </w:pPr>
    </w:pPrDefault>
  </w:docDefaults>
  <w:latentStyles w:defLockedState="0" w:defUIPriority="99" w:defSemiHidden="0" w:defUnhideWhenUsed="0" w:defQFormat="0" w:count="376">
    <w:lsdException w:name="Normal" w:uiPriority="3"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7" w:unhideWhenUsed="1"/>
    <w:lsdException w:name="toc 2" w:semiHidden="1" w:uiPriority="37" w:unhideWhenUsed="1"/>
    <w:lsdException w:name="toc 3" w:semiHidden="1" w:uiPriority="37" w:unhideWhenUsed="1"/>
    <w:lsdException w:name="toc 4" w:semiHidden="1" w:uiPriority="37" w:unhideWhenUsed="1"/>
    <w:lsdException w:name="toc 5" w:semiHidden="1" w:uiPriority="37" w:unhideWhenUsed="1"/>
    <w:lsdException w:name="toc 6" w:semiHidden="1" w:uiPriority="37" w:unhideWhenUsed="1"/>
    <w:lsdException w:name="toc 7" w:semiHidden="1" w:uiPriority="37" w:unhideWhenUsed="1"/>
    <w:lsdException w:name="toc 8" w:semiHidden="1" w:uiPriority="37" w:unhideWhenUsed="1"/>
    <w:lsdException w:name="toc 9" w:semiHidden="1" w:uiPriority="37"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qFormat/>
    <w:rsid w:val="004C56D0"/>
    <w:rPr>
      <w:rFonts w:ascii="Arial" w:hAnsi="Arial"/>
      <w:sz w:val="24"/>
      <w:szCs w:val="24"/>
    </w:rPr>
  </w:style>
  <w:style w:type="paragraph" w:styleId="Heading1">
    <w:name w:val="heading 1"/>
    <w:basedOn w:val="Normal"/>
    <w:next w:val="Normal"/>
    <w:link w:val="Heading1Char"/>
    <w:uiPriority w:val="99"/>
    <w:semiHidden/>
    <w:qFormat/>
    <w:rsid w:val="003A7210"/>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9"/>
    <w:semiHidden/>
    <w:qFormat/>
    <w:rsid w:val="003A7210"/>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9"/>
    <w:semiHidden/>
    <w:qFormat/>
    <w:rsid w:val="003A7210"/>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9"/>
    <w:semiHidden/>
    <w:qFormat/>
    <w:rsid w:val="003A7210"/>
    <w:pPr>
      <w:keepNext/>
      <w:keepLines/>
      <w:spacing w:before="200"/>
      <w:outlineLvl w:val="3"/>
    </w:pPr>
    <w:rPr>
      <w:rFonts w:ascii="Cambria" w:hAnsi="Cambria"/>
      <w:b/>
      <w:bCs/>
      <w:i/>
      <w:iCs/>
      <w:color w:val="4F81BD"/>
    </w:rPr>
  </w:style>
  <w:style w:type="paragraph" w:styleId="Heading5">
    <w:name w:val="heading 5"/>
    <w:basedOn w:val="Normal"/>
    <w:next w:val="Normal"/>
    <w:link w:val="Heading5Char"/>
    <w:uiPriority w:val="99"/>
    <w:semiHidden/>
    <w:qFormat/>
    <w:rsid w:val="003A7210"/>
    <w:pPr>
      <w:keepNext/>
      <w:keepLines/>
      <w:spacing w:before="200"/>
      <w:outlineLvl w:val="4"/>
    </w:pPr>
    <w:rPr>
      <w:rFonts w:ascii="Cambria" w:hAnsi="Cambria"/>
      <w:color w:val="243F60"/>
    </w:rPr>
  </w:style>
  <w:style w:type="paragraph" w:styleId="Heading6">
    <w:name w:val="heading 6"/>
    <w:basedOn w:val="Normal"/>
    <w:next w:val="Normal"/>
    <w:link w:val="Heading6Char"/>
    <w:uiPriority w:val="99"/>
    <w:semiHidden/>
    <w:qFormat/>
    <w:rsid w:val="003A7210"/>
    <w:pPr>
      <w:keepNext/>
      <w:keepLines/>
      <w:spacing w:before="200"/>
      <w:outlineLvl w:val="5"/>
    </w:pPr>
    <w:rPr>
      <w:rFonts w:ascii="Cambria" w:hAnsi="Cambria"/>
      <w:i/>
      <w:iCs/>
      <w:color w:val="243F60"/>
    </w:rPr>
  </w:style>
  <w:style w:type="paragraph" w:styleId="Heading7">
    <w:name w:val="heading 7"/>
    <w:basedOn w:val="Normal"/>
    <w:next w:val="Normal"/>
    <w:link w:val="Heading7Char"/>
    <w:uiPriority w:val="99"/>
    <w:semiHidden/>
    <w:qFormat/>
    <w:rsid w:val="003A7210"/>
    <w:pPr>
      <w:keepNext/>
      <w:keepLines/>
      <w:spacing w:before="200"/>
      <w:outlineLvl w:val="6"/>
    </w:pPr>
    <w:rPr>
      <w:rFonts w:ascii="Cambria" w:hAnsi="Cambria"/>
      <w:i/>
      <w:iCs/>
      <w:color w:val="404040"/>
    </w:rPr>
  </w:style>
  <w:style w:type="paragraph" w:styleId="Heading8">
    <w:name w:val="heading 8"/>
    <w:basedOn w:val="Normal"/>
    <w:next w:val="Normal"/>
    <w:link w:val="Heading8Char"/>
    <w:uiPriority w:val="99"/>
    <w:semiHidden/>
    <w:qFormat/>
    <w:rsid w:val="003A7210"/>
    <w:pPr>
      <w:keepNext/>
      <w:keepLines/>
      <w:spacing w:before="200"/>
      <w:outlineLvl w:val="7"/>
    </w:pPr>
    <w:rPr>
      <w:rFonts w:ascii="Cambria" w:hAnsi="Cambria"/>
      <w:color w:val="404040"/>
      <w:sz w:val="20"/>
      <w:szCs w:val="20"/>
    </w:rPr>
  </w:style>
  <w:style w:type="paragraph" w:styleId="Heading9">
    <w:name w:val="heading 9"/>
    <w:basedOn w:val="Normal"/>
    <w:next w:val="Normal"/>
    <w:link w:val="Heading9Char"/>
    <w:uiPriority w:val="99"/>
    <w:semiHidden/>
    <w:qFormat/>
    <w:rsid w:val="003A7210"/>
    <w:pPr>
      <w:keepNext/>
      <w:keepLines/>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terQuote">
    <w:name w:val="AfterQuote"/>
    <w:basedOn w:val="Normal"/>
    <w:next w:val="DWTNorm"/>
    <w:uiPriority w:val="2"/>
    <w:qFormat/>
    <w:rsid w:val="003A7210"/>
    <w:rPr>
      <w:szCs w:val="20"/>
    </w:rPr>
  </w:style>
  <w:style w:type="paragraph" w:customStyle="1" w:styleId="DWTNorm">
    <w:name w:val="DWTNorm"/>
    <w:basedOn w:val="Normal"/>
    <w:qFormat/>
    <w:rsid w:val="00183A60"/>
    <w:pPr>
      <w:widowControl w:val="0"/>
    </w:pPr>
    <w:rPr>
      <w:rFonts w:ascii="Calibri" w:hAnsi="Calibri" w:cs="Arial"/>
    </w:rPr>
  </w:style>
  <w:style w:type="paragraph" w:customStyle="1" w:styleId="DWTQuote">
    <w:name w:val="DWTQuote"/>
    <w:basedOn w:val="DWTNorm"/>
    <w:next w:val="AfterQuote"/>
    <w:uiPriority w:val="2"/>
    <w:qFormat/>
    <w:rsid w:val="003A7210"/>
    <w:pPr>
      <w:ind w:left="1440" w:right="1440"/>
    </w:pPr>
  </w:style>
  <w:style w:type="paragraph" w:customStyle="1" w:styleId="DWTTitle">
    <w:name w:val="DWTTitle"/>
    <w:basedOn w:val="Normal"/>
    <w:next w:val="DWTNorm"/>
    <w:uiPriority w:val="2"/>
    <w:qFormat/>
    <w:rsid w:val="00183A60"/>
    <w:pPr>
      <w:widowControl w:val="0"/>
      <w:jc w:val="center"/>
      <w:outlineLvl w:val="0"/>
    </w:pPr>
    <w:rPr>
      <w:rFonts w:ascii="Calibri" w:hAnsi="Calibri" w:cs="Arial"/>
      <w:b/>
      <w:bCs/>
      <w:kern w:val="36"/>
      <w:szCs w:val="32"/>
    </w:rPr>
  </w:style>
  <w:style w:type="paragraph" w:customStyle="1" w:styleId="OutHead1">
    <w:name w:val="OutHead1"/>
    <w:basedOn w:val="Normal"/>
    <w:next w:val="DWTNorm"/>
    <w:uiPriority w:val="1"/>
    <w:qFormat/>
    <w:rsid w:val="00183A60"/>
    <w:pPr>
      <w:widowControl w:val="0"/>
      <w:numPr>
        <w:numId w:val="16"/>
      </w:numPr>
      <w:outlineLvl w:val="0"/>
    </w:pPr>
    <w:rPr>
      <w:rFonts w:ascii="Calibri" w:hAnsi="Calibri"/>
      <w:b/>
      <w:szCs w:val="28"/>
    </w:rPr>
  </w:style>
  <w:style w:type="paragraph" w:customStyle="1" w:styleId="OutHead2">
    <w:name w:val="OutHead2"/>
    <w:basedOn w:val="Normal"/>
    <w:next w:val="DWTNorm"/>
    <w:uiPriority w:val="1"/>
    <w:qFormat/>
    <w:rsid w:val="00183A60"/>
    <w:pPr>
      <w:widowControl w:val="0"/>
      <w:numPr>
        <w:ilvl w:val="1"/>
        <w:numId w:val="16"/>
      </w:numPr>
      <w:outlineLvl w:val="1"/>
    </w:pPr>
    <w:rPr>
      <w:rFonts w:ascii="Calibri" w:hAnsi="Calibri"/>
      <w:szCs w:val="20"/>
    </w:rPr>
  </w:style>
  <w:style w:type="paragraph" w:customStyle="1" w:styleId="OutHead3">
    <w:name w:val="OutHead3"/>
    <w:basedOn w:val="Normal"/>
    <w:next w:val="DWTNorm"/>
    <w:uiPriority w:val="1"/>
    <w:qFormat/>
    <w:rsid w:val="00183A60"/>
    <w:pPr>
      <w:widowControl w:val="0"/>
      <w:numPr>
        <w:ilvl w:val="2"/>
        <w:numId w:val="16"/>
      </w:numPr>
      <w:outlineLvl w:val="2"/>
    </w:pPr>
    <w:rPr>
      <w:rFonts w:ascii="Calibri" w:hAnsi="Calibri"/>
      <w:szCs w:val="20"/>
    </w:rPr>
  </w:style>
  <w:style w:type="paragraph" w:customStyle="1" w:styleId="OutHead4">
    <w:name w:val="OutHead4"/>
    <w:basedOn w:val="Normal"/>
    <w:next w:val="DWTNorm"/>
    <w:uiPriority w:val="1"/>
    <w:qFormat/>
    <w:rsid w:val="008E1D30"/>
    <w:pPr>
      <w:numPr>
        <w:ilvl w:val="3"/>
        <w:numId w:val="16"/>
      </w:numPr>
      <w:outlineLvl w:val="3"/>
    </w:pPr>
    <w:rPr>
      <w:b/>
      <w:color w:val="000000"/>
      <w:szCs w:val="20"/>
    </w:rPr>
  </w:style>
  <w:style w:type="paragraph" w:customStyle="1" w:styleId="OutHead5">
    <w:name w:val="OutHead5"/>
    <w:basedOn w:val="Normal"/>
    <w:next w:val="DWTNorm"/>
    <w:uiPriority w:val="1"/>
    <w:qFormat/>
    <w:rsid w:val="008E1D30"/>
    <w:pPr>
      <w:numPr>
        <w:ilvl w:val="4"/>
        <w:numId w:val="16"/>
      </w:numPr>
      <w:outlineLvl w:val="4"/>
    </w:pPr>
    <w:rPr>
      <w:b/>
      <w:color w:val="000000"/>
      <w:szCs w:val="20"/>
    </w:rPr>
  </w:style>
  <w:style w:type="paragraph" w:customStyle="1" w:styleId="OutHead6">
    <w:name w:val="OutHead6"/>
    <w:basedOn w:val="Normal"/>
    <w:next w:val="DWTNorm"/>
    <w:uiPriority w:val="1"/>
    <w:qFormat/>
    <w:rsid w:val="00F44D74"/>
    <w:pPr>
      <w:numPr>
        <w:ilvl w:val="5"/>
        <w:numId w:val="16"/>
      </w:numPr>
      <w:outlineLvl w:val="5"/>
    </w:pPr>
    <w:rPr>
      <w:color w:val="000000"/>
      <w:szCs w:val="20"/>
    </w:rPr>
  </w:style>
  <w:style w:type="paragraph" w:customStyle="1" w:styleId="OutHead7">
    <w:name w:val="OutHead7"/>
    <w:basedOn w:val="Normal"/>
    <w:next w:val="DWTNorm"/>
    <w:uiPriority w:val="1"/>
    <w:qFormat/>
    <w:rsid w:val="00F44D74"/>
    <w:pPr>
      <w:numPr>
        <w:ilvl w:val="6"/>
        <w:numId w:val="16"/>
      </w:numPr>
      <w:outlineLvl w:val="6"/>
    </w:pPr>
    <w:rPr>
      <w:color w:val="000000"/>
      <w:szCs w:val="20"/>
    </w:rPr>
  </w:style>
  <w:style w:type="paragraph" w:customStyle="1" w:styleId="OutHead8">
    <w:name w:val="OutHead8"/>
    <w:basedOn w:val="Normal"/>
    <w:next w:val="DWTNorm"/>
    <w:uiPriority w:val="1"/>
    <w:qFormat/>
    <w:rsid w:val="00F44D74"/>
    <w:pPr>
      <w:numPr>
        <w:ilvl w:val="7"/>
        <w:numId w:val="16"/>
      </w:numPr>
      <w:outlineLvl w:val="7"/>
    </w:pPr>
    <w:rPr>
      <w:color w:val="000000"/>
      <w:szCs w:val="20"/>
    </w:rPr>
  </w:style>
  <w:style w:type="character" w:customStyle="1" w:styleId="Heading1Char">
    <w:name w:val="Heading 1 Char"/>
    <w:basedOn w:val="DefaultParagraphFont"/>
    <w:link w:val="Heading1"/>
    <w:uiPriority w:val="99"/>
    <w:semiHidden/>
    <w:rsid w:val="003A7210"/>
    <w:rPr>
      <w:rFonts w:ascii="Cambria" w:hAnsi="Cambria"/>
      <w:b/>
      <w:bCs/>
      <w:color w:val="365F91"/>
      <w:sz w:val="28"/>
      <w:szCs w:val="28"/>
    </w:rPr>
  </w:style>
  <w:style w:type="character" w:customStyle="1" w:styleId="Heading2Char">
    <w:name w:val="Heading 2 Char"/>
    <w:basedOn w:val="DefaultParagraphFont"/>
    <w:link w:val="Heading2"/>
    <w:uiPriority w:val="99"/>
    <w:semiHidden/>
    <w:rsid w:val="003A7210"/>
    <w:rPr>
      <w:rFonts w:ascii="Cambria" w:hAnsi="Cambria"/>
      <w:b/>
      <w:bCs/>
      <w:color w:val="4F81BD"/>
      <w:sz w:val="26"/>
      <w:szCs w:val="26"/>
    </w:rPr>
  </w:style>
  <w:style w:type="character" w:customStyle="1" w:styleId="Heading3Char">
    <w:name w:val="Heading 3 Char"/>
    <w:basedOn w:val="DefaultParagraphFont"/>
    <w:link w:val="Heading3"/>
    <w:uiPriority w:val="99"/>
    <w:semiHidden/>
    <w:rsid w:val="003A7210"/>
    <w:rPr>
      <w:rFonts w:ascii="Cambria" w:hAnsi="Cambria"/>
      <w:b/>
      <w:bCs/>
      <w:color w:val="4F81BD"/>
      <w:sz w:val="24"/>
      <w:szCs w:val="24"/>
    </w:rPr>
  </w:style>
  <w:style w:type="character" w:customStyle="1" w:styleId="Heading4Char">
    <w:name w:val="Heading 4 Char"/>
    <w:basedOn w:val="DefaultParagraphFont"/>
    <w:link w:val="Heading4"/>
    <w:uiPriority w:val="99"/>
    <w:semiHidden/>
    <w:rsid w:val="003A7210"/>
    <w:rPr>
      <w:rFonts w:ascii="Cambria" w:hAnsi="Cambria"/>
      <w:b/>
      <w:bCs/>
      <w:i/>
      <w:iCs/>
      <w:color w:val="4F81BD"/>
      <w:sz w:val="24"/>
      <w:szCs w:val="24"/>
    </w:rPr>
  </w:style>
  <w:style w:type="character" w:customStyle="1" w:styleId="Heading5Char">
    <w:name w:val="Heading 5 Char"/>
    <w:basedOn w:val="DefaultParagraphFont"/>
    <w:link w:val="Heading5"/>
    <w:uiPriority w:val="99"/>
    <w:semiHidden/>
    <w:rsid w:val="003A7210"/>
    <w:rPr>
      <w:rFonts w:ascii="Cambria" w:hAnsi="Cambria"/>
      <w:color w:val="243F60"/>
      <w:sz w:val="24"/>
      <w:szCs w:val="24"/>
    </w:rPr>
  </w:style>
  <w:style w:type="character" w:customStyle="1" w:styleId="Heading6Char">
    <w:name w:val="Heading 6 Char"/>
    <w:basedOn w:val="DefaultParagraphFont"/>
    <w:link w:val="Heading6"/>
    <w:uiPriority w:val="99"/>
    <w:semiHidden/>
    <w:rsid w:val="003A7210"/>
    <w:rPr>
      <w:rFonts w:ascii="Cambria" w:hAnsi="Cambria"/>
      <w:i/>
      <w:iCs/>
      <w:color w:val="243F60"/>
      <w:sz w:val="24"/>
      <w:szCs w:val="24"/>
    </w:rPr>
  </w:style>
  <w:style w:type="character" w:customStyle="1" w:styleId="Heading7Char">
    <w:name w:val="Heading 7 Char"/>
    <w:basedOn w:val="DefaultParagraphFont"/>
    <w:link w:val="Heading7"/>
    <w:uiPriority w:val="99"/>
    <w:semiHidden/>
    <w:rsid w:val="003A7210"/>
    <w:rPr>
      <w:rFonts w:ascii="Cambria" w:hAnsi="Cambria"/>
      <w:i/>
      <w:iCs/>
      <w:color w:val="404040"/>
      <w:sz w:val="24"/>
      <w:szCs w:val="24"/>
    </w:rPr>
  </w:style>
  <w:style w:type="character" w:customStyle="1" w:styleId="Heading8Char">
    <w:name w:val="Heading 8 Char"/>
    <w:basedOn w:val="DefaultParagraphFont"/>
    <w:link w:val="Heading8"/>
    <w:uiPriority w:val="99"/>
    <w:semiHidden/>
    <w:rsid w:val="003A7210"/>
    <w:rPr>
      <w:rFonts w:ascii="Cambria" w:hAnsi="Cambria"/>
      <w:color w:val="404040"/>
    </w:rPr>
  </w:style>
  <w:style w:type="character" w:customStyle="1" w:styleId="Heading9Char">
    <w:name w:val="Heading 9 Char"/>
    <w:basedOn w:val="DefaultParagraphFont"/>
    <w:link w:val="Heading9"/>
    <w:uiPriority w:val="99"/>
    <w:semiHidden/>
    <w:rsid w:val="003A7210"/>
    <w:rPr>
      <w:rFonts w:ascii="Cambria" w:hAnsi="Cambria"/>
      <w:i/>
      <w:iCs/>
      <w:color w:val="404040"/>
    </w:rPr>
  </w:style>
  <w:style w:type="paragraph" w:styleId="Caption">
    <w:name w:val="caption"/>
    <w:basedOn w:val="Normal"/>
    <w:next w:val="Normal"/>
    <w:uiPriority w:val="99"/>
    <w:semiHidden/>
    <w:qFormat/>
    <w:rsid w:val="003A7210"/>
    <w:pPr>
      <w:spacing w:after="200"/>
    </w:pPr>
    <w:rPr>
      <w:b/>
      <w:bCs/>
      <w:color w:val="4F81BD"/>
      <w:sz w:val="18"/>
      <w:szCs w:val="18"/>
    </w:rPr>
  </w:style>
  <w:style w:type="paragraph" w:styleId="Title">
    <w:name w:val="Title"/>
    <w:basedOn w:val="Normal"/>
    <w:next w:val="Normal"/>
    <w:link w:val="TitleChar"/>
    <w:uiPriority w:val="99"/>
    <w:semiHidden/>
    <w:qFormat/>
    <w:rsid w:val="003A7210"/>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99"/>
    <w:semiHidden/>
    <w:rsid w:val="003A7210"/>
    <w:rPr>
      <w:rFonts w:ascii="Cambria" w:hAnsi="Cambria"/>
      <w:color w:val="17365D"/>
      <w:spacing w:val="5"/>
      <w:kern w:val="28"/>
      <w:sz w:val="52"/>
      <w:szCs w:val="52"/>
    </w:rPr>
  </w:style>
  <w:style w:type="paragraph" w:styleId="Subtitle">
    <w:name w:val="Subtitle"/>
    <w:basedOn w:val="Normal"/>
    <w:next w:val="Normal"/>
    <w:link w:val="SubtitleChar"/>
    <w:uiPriority w:val="99"/>
    <w:semiHidden/>
    <w:qFormat/>
    <w:rsid w:val="003A7210"/>
    <w:pPr>
      <w:numPr>
        <w:ilvl w:val="1"/>
      </w:numPr>
    </w:pPr>
    <w:rPr>
      <w:rFonts w:ascii="Cambria" w:hAnsi="Cambria"/>
      <w:i/>
      <w:iCs/>
      <w:color w:val="4F81BD"/>
      <w:spacing w:val="15"/>
    </w:rPr>
  </w:style>
  <w:style w:type="character" w:customStyle="1" w:styleId="SubtitleChar">
    <w:name w:val="Subtitle Char"/>
    <w:basedOn w:val="DefaultParagraphFont"/>
    <w:link w:val="Subtitle"/>
    <w:uiPriority w:val="99"/>
    <w:semiHidden/>
    <w:rsid w:val="003A7210"/>
    <w:rPr>
      <w:rFonts w:ascii="Cambria" w:hAnsi="Cambria"/>
      <w:i/>
      <w:iCs/>
      <w:color w:val="4F81BD"/>
      <w:spacing w:val="15"/>
      <w:sz w:val="24"/>
      <w:szCs w:val="24"/>
    </w:rPr>
  </w:style>
  <w:style w:type="character" w:styleId="Strong">
    <w:name w:val="Strong"/>
    <w:uiPriority w:val="22"/>
    <w:qFormat/>
    <w:rsid w:val="003A7210"/>
    <w:rPr>
      <w:b/>
      <w:bCs/>
    </w:rPr>
  </w:style>
  <w:style w:type="character" w:styleId="Emphasis">
    <w:name w:val="Emphasis"/>
    <w:uiPriority w:val="99"/>
    <w:semiHidden/>
    <w:qFormat/>
    <w:rsid w:val="003A7210"/>
    <w:rPr>
      <w:i/>
      <w:iCs/>
    </w:rPr>
  </w:style>
  <w:style w:type="paragraph" w:styleId="NoSpacing">
    <w:name w:val="No Spacing"/>
    <w:uiPriority w:val="99"/>
    <w:semiHidden/>
    <w:qFormat/>
    <w:rsid w:val="003A7210"/>
    <w:rPr>
      <w:sz w:val="24"/>
      <w:szCs w:val="24"/>
    </w:rPr>
  </w:style>
  <w:style w:type="paragraph" w:styleId="ListParagraph">
    <w:name w:val="List Paragraph"/>
    <w:basedOn w:val="Normal"/>
    <w:uiPriority w:val="99"/>
    <w:semiHidden/>
    <w:qFormat/>
    <w:rsid w:val="003A7210"/>
    <w:pPr>
      <w:ind w:left="720"/>
      <w:contextualSpacing/>
    </w:pPr>
  </w:style>
  <w:style w:type="paragraph" w:styleId="Quote">
    <w:name w:val="Quote"/>
    <w:basedOn w:val="Normal"/>
    <w:next w:val="Normal"/>
    <w:link w:val="QuoteChar"/>
    <w:uiPriority w:val="99"/>
    <w:semiHidden/>
    <w:qFormat/>
    <w:rsid w:val="003A7210"/>
    <w:rPr>
      <w:i/>
      <w:iCs/>
      <w:color w:val="000000"/>
    </w:rPr>
  </w:style>
  <w:style w:type="character" w:customStyle="1" w:styleId="QuoteChar">
    <w:name w:val="Quote Char"/>
    <w:basedOn w:val="DefaultParagraphFont"/>
    <w:link w:val="Quote"/>
    <w:uiPriority w:val="99"/>
    <w:semiHidden/>
    <w:rsid w:val="003A7210"/>
    <w:rPr>
      <w:i/>
      <w:iCs/>
      <w:color w:val="000000"/>
      <w:sz w:val="24"/>
      <w:szCs w:val="24"/>
    </w:rPr>
  </w:style>
  <w:style w:type="paragraph" w:styleId="IntenseQuote">
    <w:name w:val="Intense Quote"/>
    <w:basedOn w:val="Normal"/>
    <w:next w:val="Normal"/>
    <w:link w:val="IntenseQuoteChar"/>
    <w:uiPriority w:val="99"/>
    <w:semiHidden/>
    <w:qFormat/>
    <w:rsid w:val="003A7210"/>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99"/>
    <w:semiHidden/>
    <w:rsid w:val="003A7210"/>
    <w:rPr>
      <w:b/>
      <w:bCs/>
      <w:i/>
      <w:iCs/>
      <w:color w:val="4F81BD"/>
      <w:sz w:val="24"/>
      <w:szCs w:val="24"/>
    </w:rPr>
  </w:style>
  <w:style w:type="character" w:styleId="SubtleEmphasis">
    <w:name w:val="Subtle Emphasis"/>
    <w:uiPriority w:val="99"/>
    <w:semiHidden/>
    <w:qFormat/>
    <w:rsid w:val="003A7210"/>
    <w:rPr>
      <w:i/>
      <w:iCs/>
      <w:color w:val="808080"/>
    </w:rPr>
  </w:style>
  <w:style w:type="character" w:styleId="IntenseEmphasis">
    <w:name w:val="Intense Emphasis"/>
    <w:uiPriority w:val="99"/>
    <w:semiHidden/>
    <w:qFormat/>
    <w:rsid w:val="003A7210"/>
    <w:rPr>
      <w:b/>
      <w:bCs/>
      <w:i/>
      <w:iCs/>
      <w:color w:val="4F81BD"/>
    </w:rPr>
  </w:style>
  <w:style w:type="character" w:styleId="SubtleReference">
    <w:name w:val="Subtle Reference"/>
    <w:uiPriority w:val="99"/>
    <w:semiHidden/>
    <w:qFormat/>
    <w:rsid w:val="003A7210"/>
    <w:rPr>
      <w:smallCaps/>
      <w:color w:val="C0504D"/>
      <w:u w:val="single"/>
    </w:rPr>
  </w:style>
  <w:style w:type="character" w:styleId="IntenseReference">
    <w:name w:val="Intense Reference"/>
    <w:uiPriority w:val="99"/>
    <w:semiHidden/>
    <w:qFormat/>
    <w:rsid w:val="003A7210"/>
    <w:rPr>
      <w:b/>
      <w:bCs/>
      <w:smallCaps/>
      <w:color w:val="C0504D"/>
      <w:spacing w:val="5"/>
      <w:u w:val="single"/>
    </w:rPr>
  </w:style>
  <w:style w:type="character" w:styleId="BookTitle">
    <w:name w:val="Book Title"/>
    <w:uiPriority w:val="99"/>
    <w:semiHidden/>
    <w:qFormat/>
    <w:rsid w:val="003A7210"/>
    <w:rPr>
      <w:b/>
      <w:bCs/>
      <w:smallCaps/>
      <w:spacing w:val="5"/>
    </w:rPr>
  </w:style>
  <w:style w:type="paragraph" w:styleId="TOCHeading">
    <w:name w:val="TOC Heading"/>
    <w:basedOn w:val="Heading1"/>
    <w:next w:val="Normal"/>
    <w:uiPriority w:val="99"/>
    <w:semiHidden/>
    <w:qFormat/>
    <w:rsid w:val="003A7210"/>
    <w:pPr>
      <w:outlineLvl w:val="9"/>
    </w:pPr>
  </w:style>
  <w:style w:type="character" w:customStyle="1" w:styleId="DocID">
    <w:name w:val="DocID"/>
    <w:basedOn w:val="DefaultParagraphFont"/>
    <w:uiPriority w:val="99"/>
    <w:semiHidden/>
    <w:rsid w:val="00F77FD8"/>
    <w:rPr>
      <w:rFonts w:ascii="Times New Roman" w:hAnsi="Times New Roman"/>
      <w:sz w:val="16"/>
    </w:rPr>
  </w:style>
  <w:style w:type="paragraph" w:styleId="Header">
    <w:name w:val="header"/>
    <w:basedOn w:val="Normal"/>
    <w:link w:val="HeaderChar"/>
    <w:uiPriority w:val="99"/>
    <w:rsid w:val="007637AB"/>
    <w:pPr>
      <w:tabs>
        <w:tab w:val="center" w:pos="4680"/>
        <w:tab w:val="right" w:pos="9360"/>
      </w:tabs>
    </w:pPr>
  </w:style>
  <w:style w:type="character" w:customStyle="1" w:styleId="HeaderChar">
    <w:name w:val="Header Char"/>
    <w:basedOn w:val="DefaultParagraphFont"/>
    <w:link w:val="Header"/>
    <w:uiPriority w:val="99"/>
    <w:rsid w:val="007637AB"/>
    <w:rPr>
      <w:sz w:val="24"/>
      <w:szCs w:val="24"/>
    </w:rPr>
  </w:style>
  <w:style w:type="paragraph" w:styleId="Footer">
    <w:name w:val="footer"/>
    <w:basedOn w:val="Normal"/>
    <w:link w:val="FooterChar"/>
    <w:uiPriority w:val="99"/>
    <w:rsid w:val="00C26D9B"/>
    <w:pPr>
      <w:tabs>
        <w:tab w:val="center" w:pos="4680"/>
        <w:tab w:val="right" w:pos="9360"/>
      </w:tabs>
    </w:pPr>
    <w:rPr>
      <w:rFonts w:ascii="Calibri" w:hAnsi="Calibri"/>
    </w:rPr>
  </w:style>
  <w:style w:type="character" w:customStyle="1" w:styleId="FooterChar">
    <w:name w:val="Footer Char"/>
    <w:basedOn w:val="DefaultParagraphFont"/>
    <w:link w:val="Footer"/>
    <w:uiPriority w:val="99"/>
    <w:rsid w:val="00C26D9B"/>
    <w:rPr>
      <w:rFonts w:ascii="Calibri" w:hAnsi="Calibri"/>
      <w:sz w:val="24"/>
      <w:szCs w:val="24"/>
    </w:rPr>
  </w:style>
  <w:style w:type="paragraph" w:styleId="Revision">
    <w:name w:val="Revision"/>
    <w:hidden/>
    <w:uiPriority w:val="99"/>
    <w:semiHidden/>
    <w:rsid w:val="00490F81"/>
    <w:rPr>
      <w:rFonts w:ascii="Arial" w:hAnsi="Arial"/>
      <w:sz w:val="24"/>
      <w:szCs w:val="24"/>
    </w:rPr>
  </w:style>
  <w:style w:type="character" w:styleId="CommentReference">
    <w:name w:val="annotation reference"/>
    <w:basedOn w:val="DefaultParagraphFont"/>
    <w:uiPriority w:val="99"/>
    <w:semiHidden/>
    <w:unhideWhenUsed/>
    <w:rsid w:val="00D62C7B"/>
    <w:rPr>
      <w:sz w:val="16"/>
      <w:szCs w:val="16"/>
    </w:rPr>
  </w:style>
  <w:style w:type="paragraph" w:styleId="CommentText">
    <w:name w:val="annotation text"/>
    <w:basedOn w:val="Normal"/>
    <w:link w:val="CommentTextChar"/>
    <w:uiPriority w:val="99"/>
    <w:semiHidden/>
    <w:unhideWhenUsed/>
    <w:rsid w:val="00D62C7B"/>
    <w:rPr>
      <w:sz w:val="20"/>
      <w:szCs w:val="20"/>
    </w:rPr>
  </w:style>
  <w:style w:type="character" w:customStyle="1" w:styleId="CommentTextChar">
    <w:name w:val="Comment Text Char"/>
    <w:basedOn w:val="DefaultParagraphFont"/>
    <w:link w:val="CommentText"/>
    <w:uiPriority w:val="99"/>
    <w:semiHidden/>
    <w:rsid w:val="00D62C7B"/>
    <w:rPr>
      <w:rFonts w:ascii="Arial" w:hAnsi="Arial"/>
    </w:rPr>
  </w:style>
  <w:style w:type="paragraph" w:styleId="CommentSubject">
    <w:name w:val="annotation subject"/>
    <w:basedOn w:val="CommentText"/>
    <w:next w:val="CommentText"/>
    <w:link w:val="CommentSubjectChar"/>
    <w:uiPriority w:val="99"/>
    <w:semiHidden/>
    <w:unhideWhenUsed/>
    <w:rsid w:val="00D62C7B"/>
    <w:rPr>
      <w:b/>
      <w:bCs/>
    </w:rPr>
  </w:style>
  <w:style w:type="character" w:customStyle="1" w:styleId="CommentSubjectChar">
    <w:name w:val="Comment Subject Char"/>
    <w:basedOn w:val="CommentTextChar"/>
    <w:link w:val="CommentSubject"/>
    <w:uiPriority w:val="99"/>
    <w:semiHidden/>
    <w:rsid w:val="00D62C7B"/>
    <w:rPr>
      <w:rFonts w:ascii="Arial" w:hAnsi="Arial"/>
      <w:b/>
      <w:bCs/>
    </w:rPr>
  </w:style>
  <w:style w:type="character" w:styleId="Hyperlink">
    <w:name w:val="Hyperlink"/>
    <w:basedOn w:val="DefaultParagraphFont"/>
    <w:uiPriority w:val="99"/>
    <w:unhideWhenUsed/>
    <w:rsid w:val="006A547A"/>
    <w:rPr>
      <w:color w:val="467886" w:themeColor="hyperlink"/>
      <w:u w:val="single"/>
    </w:rPr>
  </w:style>
  <w:style w:type="character" w:styleId="UnresolvedMention">
    <w:name w:val="Unresolved Mention"/>
    <w:basedOn w:val="DefaultParagraphFont"/>
    <w:uiPriority w:val="99"/>
    <w:semiHidden/>
    <w:unhideWhenUsed/>
    <w:rsid w:val="006A547A"/>
    <w:rPr>
      <w:color w:val="605E5C"/>
      <w:shd w:val="clear" w:color="auto" w:fill="E1DFDD"/>
    </w:rPr>
  </w:style>
  <w:style w:type="paragraph" w:styleId="ListBullet">
    <w:name w:val="List Bullet"/>
    <w:basedOn w:val="Normal"/>
    <w:uiPriority w:val="99"/>
    <w:unhideWhenUsed/>
    <w:rsid w:val="00337EC8"/>
    <w:pPr>
      <w:numPr>
        <w:numId w:val="34"/>
      </w:numPr>
      <w:contextualSpacing/>
    </w:pPr>
  </w:style>
  <w:style w:type="paragraph" w:styleId="ListBullet2">
    <w:name w:val="List Bullet 2"/>
    <w:basedOn w:val="Normal"/>
    <w:uiPriority w:val="99"/>
    <w:unhideWhenUsed/>
    <w:rsid w:val="00337EC8"/>
    <w:pPr>
      <w:numPr>
        <w:numId w:val="35"/>
      </w:numPr>
      <w:contextualSpacing/>
    </w:pPr>
  </w:style>
  <w:style w:type="paragraph" w:styleId="ListBullet3">
    <w:name w:val="List Bullet 3"/>
    <w:basedOn w:val="Normal"/>
    <w:uiPriority w:val="99"/>
    <w:unhideWhenUsed/>
    <w:rsid w:val="00337EC8"/>
    <w:pPr>
      <w:widowControl w:val="0"/>
      <w:numPr>
        <w:numId w:val="36"/>
      </w:numPr>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66874">
      <w:bodyDiv w:val="1"/>
      <w:marLeft w:val="0"/>
      <w:marRight w:val="0"/>
      <w:marTop w:val="0"/>
      <w:marBottom w:val="0"/>
      <w:divBdr>
        <w:top w:val="none" w:sz="0" w:space="0" w:color="auto"/>
        <w:left w:val="none" w:sz="0" w:space="0" w:color="auto"/>
        <w:bottom w:val="none" w:sz="0" w:space="0" w:color="auto"/>
        <w:right w:val="none" w:sz="0" w:space="0" w:color="auto"/>
      </w:divBdr>
    </w:div>
    <w:div w:id="990982787">
      <w:bodyDiv w:val="1"/>
      <w:marLeft w:val="0"/>
      <w:marRight w:val="0"/>
      <w:marTop w:val="0"/>
      <w:marBottom w:val="0"/>
      <w:divBdr>
        <w:top w:val="none" w:sz="0" w:space="0" w:color="auto"/>
        <w:left w:val="none" w:sz="0" w:space="0" w:color="auto"/>
        <w:bottom w:val="none" w:sz="0" w:space="0" w:color="auto"/>
        <w:right w:val="none" w:sz="0" w:space="0" w:color="auto"/>
      </w:divBdr>
    </w:div>
    <w:div w:id="1199007313">
      <w:bodyDiv w:val="1"/>
      <w:marLeft w:val="0"/>
      <w:marRight w:val="0"/>
      <w:marTop w:val="0"/>
      <w:marBottom w:val="0"/>
      <w:divBdr>
        <w:top w:val="none" w:sz="0" w:space="0" w:color="auto"/>
        <w:left w:val="none" w:sz="0" w:space="0" w:color="auto"/>
        <w:bottom w:val="none" w:sz="0" w:space="0" w:color="auto"/>
        <w:right w:val="none" w:sz="0" w:space="0" w:color="auto"/>
      </w:divBdr>
      <w:divsChild>
        <w:div w:id="696198071">
          <w:marLeft w:val="0"/>
          <w:marRight w:val="0"/>
          <w:marTop w:val="0"/>
          <w:marBottom w:val="0"/>
          <w:divBdr>
            <w:top w:val="none" w:sz="0" w:space="0" w:color="auto"/>
            <w:left w:val="none" w:sz="0" w:space="0" w:color="auto"/>
            <w:bottom w:val="none" w:sz="0" w:space="0" w:color="auto"/>
            <w:right w:val="none" w:sz="0" w:space="0" w:color="auto"/>
          </w:divBdr>
          <w:divsChild>
            <w:div w:id="549456878">
              <w:marLeft w:val="0"/>
              <w:marRight w:val="0"/>
              <w:marTop w:val="0"/>
              <w:marBottom w:val="0"/>
              <w:divBdr>
                <w:top w:val="none" w:sz="0" w:space="0" w:color="auto"/>
                <w:left w:val="none" w:sz="0" w:space="0" w:color="auto"/>
                <w:bottom w:val="none" w:sz="0" w:space="0" w:color="auto"/>
                <w:right w:val="none" w:sz="0" w:space="0" w:color="auto"/>
              </w:divBdr>
              <w:divsChild>
                <w:div w:id="233200559">
                  <w:marLeft w:val="0"/>
                  <w:marRight w:val="0"/>
                  <w:marTop w:val="0"/>
                  <w:marBottom w:val="0"/>
                  <w:divBdr>
                    <w:top w:val="none" w:sz="0" w:space="0" w:color="auto"/>
                    <w:left w:val="none" w:sz="0" w:space="0" w:color="auto"/>
                    <w:bottom w:val="none" w:sz="0" w:space="0" w:color="auto"/>
                    <w:right w:val="none" w:sz="0" w:space="0" w:color="auto"/>
                  </w:divBdr>
                </w:div>
                <w:div w:id="685137053">
                  <w:marLeft w:val="0"/>
                  <w:marRight w:val="0"/>
                  <w:marTop w:val="0"/>
                  <w:marBottom w:val="0"/>
                  <w:divBdr>
                    <w:top w:val="none" w:sz="0" w:space="0" w:color="auto"/>
                    <w:left w:val="none" w:sz="0" w:space="0" w:color="auto"/>
                    <w:bottom w:val="none" w:sz="0" w:space="0" w:color="auto"/>
                    <w:right w:val="none" w:sz="0" w:space="0" w:color="auto"/>
                  </w:divBdr>
                  <w:divsChild>
                    <w:div w:id="652949996">
                      <w:marLeft w:val="0"/>
                      <w:marRight w:val="0"/>
                      <w:marTop w:val="0"/>
                      <w:marBottom w:val="0"/>
                      <w:divBdr>
                        <w:top w:val="none" w:sz="0" w:space="0" w:color="auto"/>
                        <w:left w:val="none" w:sz="0" w:space="0" w:color="auto"/>
                        <w:bottom w:val="none" w:sz="0" w:space="0" w:color="auto"/>
                        <w:right w:val="none" w:sz="0" w:space="0" w:color="auto"/>
                      </w:divBdr>
                      <w:divsChild>
                        <w:div w:id="1508521205">
                          <w:marLeft w:val="0"/>
                          <w:marRight w:val="0"/>
                          <w:marTop w:val="0"/>
                          <w:marBottom w:val="360"/>
                          <w:divBdr>
                            <w:top w:val="none" w:sz="0" w:space="0" w:color="auto"/>
                            <w:left w:val="none" w:sz="0" w:space="0" w:color="auto"/>
                            <w:bottom w:val="none" w:sz="0" w:space="0" w:color="auto"/>
                            <w:right w:val="none" w:sz="0" w:space="0" w:color="auto"/>
                          </w:divBdr>
                        </w:div>
                        <w:div w:id="1053116678">
                          <w:marLeft w:val="0"/>
                          <w:marRight w:val="0"/>
                          <w:marTop w:val="0"/>
                          <w:marBottom w:val="360"/>
                          <w:divBdr>
                            <w:top w:val="none" w:sz="0" w:space="0" w:color="auto"/>
                            <w:left w:val="none" w:sz="0" w:space="0" w:color="auto"/>
                            <w:bottom w:val="none" w:sz="0" w:space="0" w:color="auto"/>
                            <w:right w:val="none" w:sz="0" w:space="0" w:color="auto"/>
                          </w:divBdr>
                        </w:div>
                        <w:div w:id="577137051">
                          <w:marLeft w:val="0"/>
                          <w:marRight w:val="0"/>
                          <w:marTop w:val="0"/>
                          <w:marBottom w:val="360"/>
                          <w:divBdr>
                            <w:top w:val="none" w:sz="0" w:space="0" w:color="auto"/>
                            <w:left w:val="none" w:sz="0" w:space="0" w:color="auto"/>
                            <w:bottom w:val="none" w:sz="0" w:space="0" w:color="auto"/>
                            <w:right w:val="none" w:sz="0" w:space="0" w:color="auto"/>
                          </w:divBdr>
                        </w:div>
                        <w:div w:id="114295491">
                          <w:marLeft w:val="0"/>
                          <w:marRight w:val="0"/>
                          <w:marTop w:val="0"/>
                          <w:marBottom w:val="360"/>
                          <w:divBdr>
                            <w:top w:val="none" w:sz="0" w:space="0" w:color="auto"/>
                            <w:left w:val="none" w:sz="0" w:space="0" w:color="auto"/>
                            <w:bottom w:val="none" w:sz="0" w:space="0" w:color="auto"/>
                            <w:right w:val="none" w:sz="0" w:space="0" w:color="auto"/>
                          </w:divBdr>
                        </w:div>
                        <w:div w:id="1819493675">
                          <w:marLeft w:val="0"/>
                          <w:marRight w:val="0"/>
                          <w:marTop w:val="0"/>
                          <w:marBottom w:val="360"/>
                          <w:divBdr>
                            <w:top w:val="none" w:sz="0" w:space="0" w:color="auto"/>
                            <w:left w:val="none" w:sz="0" w:space="0" w:color="auto"/>
                            <w:bottom w:val="none" w:sz="0" w:space="0" w:color="auto"/>
                            <w:right w:val="none" w:sz="0" w:space="0" w:color="auto"/>
                          </w:divBdr>
                        </w:div>
                        <w:div w:id="477840215">
                          <w:marLeft w:val="0"/>
                          <w:marRight w:val="0"/>
                          <w:marTop w:val="0"/>
                          <w:marBottom w:val="360"/>
                          <w:divBdr>
                            <w:top w:val="none" w:sz="0" w:space="0" w:color="auto"/>
                            <w:left w:val="none" w:sz="0" w:space="0" w:color="auto"/>
                            <w:bottom w:val="none" w:sz="0" w:space="0" w:color="auto"/>
                            <w:right w:val="none" w:sz="0" w:space="0" w:color="auto"/>
                          </w:divBdr>
                        </w:div>
                        <w:div w:id="42556986">
                          <w:marLeft w:val="0"/>
                          <w:marRight w:val="0"/>
                          <w:marTop w:val="0"/>
                          <w:marBottom w:val="360"/>
                          <w:divBdr>
                            <w:top w:val="none" w:sz="0" w:space="0" w:color="auto"/>
                            <w:left w:val="none" w:sz="0" w:space="0" w:color="auto"/>
                            <w:bottom w:val="none" w:sz="0" w:space="0" w:color="auto"/>
                            <w:right w:val="none" w:sz="0" w:space="0" w:color="auto"/>
                          </w:divBdr>
                        </w:div>
                        <w:div w:id="135146292">
                          <w:marLeft w:val="0"/>
                          <w:marRight w:val="0"/>
                          <w:marTop w:val="0"/>
                          <w:marBottom w:val="360"/>
                          <w:divBdr>
                            <w:top w:val="none" w:sz="0" w:space="0" w:color="auto"/>
                            <w:left w:val="none" w:sz="0" w:space="0" w:color="auto"/>
                            <w:bottom w:val="none" w:sz="0" w:space="0" w:color="auto"/>
                            <w:right w:val="none" w:sz="0" w:space="0" w:color="auto"/>
                          </w:divBdr>
                        </w:div>
                        <w:div w:id="2108842398">
                          <w:marLeft w:val="0"/>
                          <w:marRight w:val="0"/>
                          <w:marTop w:val="0"/>
                          <w:marBottom w:val="360"/>
                          <w:divBdr>
                            <w:top w:val="none" w:sz="0" w:space="0" w:color="auto"/>
                            <w:left w:val="none" w:sz="0" w:space="0" w:color="auto"/>
                            <w:bottom w:val="none" w:sz="0" w:space="0" w:color="auto"/>
                            <w:right w:val="none" w:sz="0" w:space="0" w:color="auto"/>
                          </w:divBdr>
                        </w:div>
                        <w:div w:id="258103237">
                          <w:marLeft w:val="0"/>
                          <w:marRight w:val="0"/>
                          <w:marTop w:val="0"/>
                          <w:marBottom w:val="360"/>
                          <w:divBdr>
                            <w:top w:val="none" w:sz="0" w:space="0" w:color="auto"/>
                            <w:left w:val="none" w:sz="0" w:space="0" w:color="auto"/>
                            <w:bottom w:val="none" w:sz="0" w:space="0" w:color="auto"/>
                            <w:right w:val="none" w:sz="0" w:space="0" w:color="auto"/>
                          </w:divBdr>
                        </w:div>
                        <w:div w:id="988439804">
                          <w:marLeft w:val="0"/>
                          <w:marRight w:val="0"/>
                          <w:marTop w:val="0"/>
                          <w:marBottom w:val="360"/>
                          <w:divBdr>
                            <w:top w:val="none" w:sz="0" w:space="0" w:color="auto"/>
                            <w:left w:val="none" w:sz="0" w:space="0" w:color="auto"/>
                            <w:bottom w:val="none" w:sz="0" w:space="0" w:color="auto"/>
                            <w:right w:val="none" w:sz="0" w:space="0" w:color="auto"/>
                          </w:divBdr>
                        </w:div>
                        <w:div w:id="875047094">
                          <w:marLeft w:val="0"/>
                          <w:marRight w:val="0"/>
                          <w:marTop w:val="0"/>
                          <w:marBottom w:val="360"/>
                          <w:divBdr>
                            <w:top w:val="none" w:sz="0" w:space="0" w:color="auto"/>
                            <w:left w:val="none" w:sz="0" w:space="0" w:color="auto"/>
                            <w:bottom w:val="none" w:sz="0" w:space="0" w:color="auto"/>
                            <w:right w:val="none" w:sz="0" w:space="0" w:color="auto"/>
                          </w:divBdr>
                        </w:div>
                        <w:div w:id="1925453753">
                          <w:marLeft w:val="0"/>
                          <w:marRight w:val="0"/>
                          <w:marTop w:val="0"/>
                          <w:marBottom w:val="360"/>
                          <w:divBdr>
                            <w:top w:val="none" w:sz="0" w:space="0" w:color="auto"/>
                            <w:left w:val="none" w:sz="0" w:space="0" w:color="auto"/>
                            <w:bottom w:val="none" w:sz="0" w:space="0" w:color="auto"/>
                            <w:right w:val="none" w:sz="0" w:space="0" w:color="auto"/>
                          </w:divBdr>
                        </w:div>
                        <w:div w:id="488324335">
                          <w:marLeft w:val="0"/>
                          <w:marRight w:val="0"/>
                          <w:marTop w:val="0"/>
                          <w:marBottom w:val="360"/>
                          <w:divBdr>
                            <w:top w:val="none" w:sz="0" w:space="0" w:color="auto"/>
                            <w:left w:val="none" w:sz="0" w:space="0" w:color="auto"/>
                            <w:bottom w:val="none" w:sz="0" w:space="0" w:color="auto"/>
                            <w:right w:val="none" w:sz="0" w:space="0" w:color="auto"/>
                          </w:divBdr>
                        </w:div>
                        <w:div w:id="1391731231">
                          <w:marLeft w:val="0"/>
                          <w:marRight w:val="0"/>
                          <w:marTop w:val="0"/>
                          <w:marBottom w:val="360"/>
                          <w:divBdr>
                            <w:top w:val="none" w:sz="0" w:space="0" w:color="auto"/>
                            <w:left w:val="none" w:sz="0" w:space="0" w:color="auto"/>
                            <w:bottom w:val="none" w:sz="0" w:space="0" w:color="auto"/>
                            <w:right w:val="none" w:sz="0" w:space="0" w:color="auto"/>
                          </w:divBdr>
                        </w:div>
                        <w:div w:id="48177848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288972366">
                  <w:marLeft w:val="0"/>
                  <w:marRight w:val="0"/>
                  <w:marTop w:val="0"/>
                  <w:marBottom w:val="0"/>
                  <w:divBdr>
                    <w:top w:val="none" w:sz="0" w:space="0" w:color="auto"/>
                    <w:left w:val="none" w:sz="0" w:space="0" w:color="auto"/>
                    <w:bottom w:val="none" w:sz="0" w:space="0" w:color="auto"/>
                    <w:right w:val="none" w:sz="0" w:space="0" w:color="auto"/>
                  </w:divBdr>
                  <w:divsChild>
                    <w:div w:id="711854089">
                      <w:marLeft w:val="0"/>
                      <w:marRight w:val="0"/>
                      <w:marTop w:val="0"/>
                      <w:marBottom w:val="0"/>
                      <w:divBdr>
                        <w:top w:val="none" w:sz="0" w:space="0" w:color="auto"/>
                        <w:left w:val="none" w:sz="0" w:space="0" w:color="auto"/>
                        <w:bottom w:val="none" w:sz="0" w:space="0" w:color="auto"/>
                        <w:right w:val="none" w:sz="0" w:space="0" w:color="auto"/>
                      </w:divBdr>
                      <w:divsChild>
                        <w:div w:id="291834154">
                          <w:marLeft w:val="0"/>
                          <w:marRight w:val="0"/>
                          <w:marTop w:val="0"/>
                          <w:marBottom w:val="0"/>
                          <w:divBdr>
                            <w:top w:val="none" w:sz="0" w:space="0" w:color="auto"/>
                            <w:left w:val="none" w:sz="0" w:space="0" w:color="auto"/>
                            <w:bottom w:val="none" w:sz="0" w:space="0" w:color="auto"/>
                            <w:right w:val="none" w:sz="0" w:space="0" w:color="auto"/>
                          </w:divBdr>
                          <w:divsChild>
                            <w:div w:id="1100493317">
                              <w:marLeft w:val="0"/>
                              <w:marRight w:val="0"/>
                              <w:marTop w:val="0"/>
                              <w:marBottom w:val="0"/>
                              <w:divBdr>
                                <w:top w:val="none" w:sz="0" w:space="0" w:color="auto"/>
                                <w:left w:val="none" w:sz="0" w:space="0" w:color="auto"/>
                                <w:bottom w:val="none" w:sz="0" w:space="0" w:color="auto"/>
                                <w:right w:val="none" w:sz="0" w:space="0" w:color="auto"/>
                              </w:divBdr>
                              <w:divsChild>
                                <w:div w:id="949819121">
                                  <w:marLeft w:val="0"/>
                                  <w:marRight w:val="0"/>
                                  <w:marTop w:val="0"/>
                                  <w:marBottom w:val="720"/>
                                  <w:divBdr>
                                    <w:top w:val="none" w:sz="0" w:space="0" w:color="auto"/>
                                    <w:left w:val="none" w:sz="0" w:space="0" w:color="auto"/>
                                    <w:bottom w:val="none" w:sz="0" w:space="0" w:color="auto"/>
                                    <w:right w:val="none" w:sz="0" w:space="0" w:color="auto"/>
                                  </w:divBdr>
                                </w:div>
                                <w:div w:id="586696415">
                                  <w:marLeft w:val="0"/>
                                  <w:marRight w:val="0"/>
                                  <w:marTop w:val="0"/>
                                  <w:marBottom w:val="720"/>
                                  <w:divBdr>
                                    <w:top w:val="none" w:sz="0" w:space="0" w:color="auto"/>
                                    <w:left w:val="none" w:sz="0" w:space="0" w:color="auto"/>
                                    <w:bottom w:val="none" w:sz="0" w:space="0" w:color="auto"/>
                                    <w:right w:val="none" w:sz="0" w:space="0" w:color="auto"/>
                                  </w:divBdr>
                                </w:div>
                                <w:div w:id="1360470796">
                                  <w:marLeft w:val="0"/>
                                  <w:marRight w:val="0"/>
                                  <w:marTop w:val="0"/>
                                  <w:marBottom w:val="720"/>
                                  <w:divBdr>
                                    <w:top w:val="none" w:sz="0" w:space="0" w:color="auto"/>
                                    <w:left w:val="none" w:sz="0" w:space="0" w:color="auto"/>
                                    <w:bottom w:val="none" w:sz="0" w:space="0" w:color="auto"/>
                                    <w:right w:val="none" w:sz="0" w:space="0" w:color="auto"/>
                                  </w:divBdr>
                                </w:div>
                                <w:div w:id="34814489">
                                  <w:marLeft w:val="0"/>
                                  <w:marRight w:val="0"/>
                                  <w:marTop w:val="0"/>
                                  <w:marBottom w:val="720"/>
                                  <w:divBdr>
                                    <w:top w:val="none" w:sz="0" w:space="0" w:color="auto"/>
                                    <w:left w:val="none" w:sz="0" w:space="0" w:color="auto"/>
                                    <w:bottom w:val="none" w:sz="0" w:space="0" w:color="auto"/>
                                    <w:right w:val="none" w:sz="0" w:space="0" w:color="auto"/>
                                  </w:divBdr>
                                </w:div>
                                <w:div w:id="1736590636">
                                  <w:marLeft w:val="0"/>
                                  <w:marRight w:val="0"/>
                                  <w:marTop w:val="0"/>
                                  <w:marBottom w:val="0"/>
                                  <w:divBdr>
                                    <w:top w:val="single" w:sz="12" w:space="24" w:color="A2A3A5"/>
                                    <w:left w:val="none" w:sz="0" w:space="0" w:color="auto"/>
                                    <w:bottom w:val="none" w:sz="0" w:space="0" w:color="auto"/>
                                    <w:right w:val="none" w:sz="0" w:space="0" w:color="auto"/>
                                  </w:divBdr>
                                </w:div>
                              </w:divsChild>
                            </w:div>
                          </w:divsChild>
                        </w:div>
                      </w:divsChild>
                    </w:div>
                  </w:divsChild>
                </w:div>
                <w:div w:id="99301084">
                  <w:marLeft w:val="0"/>
                  <w:marRight w:val="0"/>
                  <w:marTop w:val="0"/>
                  <w:marBottom w:val="0"/>
                  <w:divBdr>
                    <w:top w:val="none" w:sz="0" w:space="0" w:color="auto"/>
                    <w:left w:val="none" w:sz="0" w:space="0" w:color="auto"/>
                    <w:bottom w:val="none" w:sz="0" w:space="0" w:color="auto"/>
                    <w:right w:val="none" w:sz="0" w:space="0" w:color="auto"/>
                  </w:divBdr>
                  <w:divsChild>
                    <w:div w:id="513111255">
                      <w:marLeft w:val="0"/>
                      <w:marRight w:val="0"/>
                      <w:marTop w:val="0"/>
                      <w:marBottom w:val="0"/>
                      <w:divBdr>
                        <w:top w:val="none" w:sz="0" w:space="0" w:color="auto"/>
                        <w:left w:val="none" w:sz="0" w:space="0" w:color="auto"/>
                        <w:bottom w:val="none" w:sz="0" w:space="0" w:color="auto"/>
                        <w:right w:val="none" w:sz="0" w:space="0" w:color="auto"/>
                      </w:divBdr>
                      <w:divsChild>
                        <w:div w:id="617641953">
                          <w:marLeft w:val="0"/>
                          <w:marRight w:val="0"/>
                          <w:marTop w:val="0"/>
                          <w:marBottom w:val="0"/>
                          <w:divBdr>
                            <w:top w:val="none" w:sz="0" w:space="0" w:color="auto"/>
                            <w:left w:val="none" w:sz="0" w:space="0" w:color="auto"/>
                            <w:bottom w:val="none" w:sz="0" w:space="0" w:color="auto"/>
                            <w:right w:val="none" w:sz="0" w:space="0" w:color="auto"/>
                          </w:divBdr>
                          <w:divsChild>
                            <w:div w:id="199734427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845095">
      <w:bodyDiv w:val="1"/>
      <w:marLeft w:val="0"/>
      <w:marRight w:val="0"/>
      <w:marTop w:val="0"/>
      <w:marBottom w:val="0"/>
      <w:divBdr>
        <w:top w:val="none" w:sz="0" w:space="0" w:color="auto"/>
        <w:left w:val="none" w:sz="0" w:space="0" w:color="auto"/>
        <w:bottom w:val="none" w:sz="0" w:space="0" w:color="auto"/>
        <w:right w:val="none" w:sz="0" w:space="0" w:color="auto"/>
      </w:divBdr>
      <w:divsChild>
        <w:div w:id="1194806242">
          <w:marLeft w:val="0"/>
          <w:marRight w:val="0"/>
          <w:marTop w:val="0"/>
          <w:marBottom w:val="0"/>
          <w:divBdr>
            <w:top w:val="none" w:sz="0" w:space="0" w:color="auto"/>
            <w:left w:val="none" w:sz="0" w:space="0" w:color="auto"/>
            <w:bottom w:val="none" w:sz="0" w:space="0" w:color="auto"/>
            <w:right w:val="none" w:sz="0" w:space="0" w:color="auto"/>
          </w:divBdr>
          <w:divsChild>
            <w:div w:id="1615820600">
              <w:marLeft w:val="0"/>
              <w:marRight w:val="0"/>
              <w:marTop w:val="0"/>
              <w:marBottom w:val="0"/>
              <w:divBdr>
                <w:top w:val="none" w:sz="0" w:space="0" w:color="auto"/>
                <w:left w:val="none" w:sz="0" w:space="0" w:color="auto"/>
                <w:bottom w:val="none" w:sz="0" w:space="0" w:color="auto"/>
                <w:right w:val="none" w:sz="0" w:space="0" w:color="auto"/>
              </w:divBdr>
              <w:divsChild>
                <w:div w:id="180436846">
                  <w:marLeft w:val="0"/>
                  <w:marRight w:val="0"/>
                  <w:marTop w:val="0"/>
                  <w:marBottom w:val="0"/>
                  <w:divBdr>
                    <w:top w:val="none" w:sz="0" w:space="0" w:color="auto"/>
                    <w:left w:val="none" w:sz="0" w:space="0" w:color="auto"/>
                    <w:bottom w:val="none" w:sz="0" w:space="0" w:color="auto"/>
                    <w:right w:val="none" w:sz="0" w:space="0" w:color="auto"/>
                  </w:divBdr>
                </w:div>
                <w:div w:id="1427117303">
                  <w:marLeft w:val="0"/>
                  <w:marRight w:val="0"/>
                  <w:marTop w:val="0"/>
                  <w:marBottom w:val="0"/>
                  <w:divBdr>
                    <w:top w:val="none" w:sz="0" w:space="0" w:color="auto"/>
                    <w:left w:val="none" w:sz="0" w:space="0" w:color="auto"/>
                    <w:bottom w:val="none" w:sz="0" w:space="0" w:color="auto"/>
                    <w:right w:val="none" w:sz="0" w:space="0" w:color="auto"/>
                  </w:divBdr>
                  <w:divsChild>
                    <w:div w:id="2027634411">
                      <w:marLeft w:val="0"/>
                      <w:marRight w:val="0"/>
                      <w:marTop w:val="0"/>
                      <w:marBottom w:val="0"/>
                      <w:divBdr>
                        <w:top w:val="none" w:sz="0" w:space="0" w:color="auto"/>
                        <w:left w:val="none" w:sz="0" w:space="0" w:color="auto"/>
                        <w:bottom w:val="none" w:sz="0" w:space="0" w:color="auto"/>
                        <w:right w:val="none" w:sz="0" w:space="0" w:color="auto"/>
                      </w:divBdr>
                      <w:divsChild>
                        <w:div w:id="2088304838">
                          <w:marLeft w:val="0"/>
                          <w:marRight w:val="0"/>
                          <w:marTop w:val="0"/>
                          <w:marBottom w:val="360"/>
                          <w:divBdr>
                            <w:top w:val="none" w:sz="0" w:space="0" w:color="auto"/>
                            <w:left w:val="none" w:sz="0" w:space="0" w:color="auto"/>
                            <w:bottom w:val="none" w:sz="0" w:space="0" w:color="auto"/>
                            <w:right w:val="none" w:sz="0" w:space="0" w:color="auto"/>
                          </w:divBdr>
                        </w:div>
                        <w:div w:id="1175923240">
                          <w:marLeft w:val="0"/>
                          <w:marRight w:val="0"/>
                          <w:marTop w:val="0"/>
                          <w:marBottom w:val="360"/>
                          <w:divBdr>
                            <w:top w:val="none" w:sz="0" w:space="0" w:color="auto"/>
                            <w:left w:val="none" w:sz="0" w:space="0" w:color="auto"/>
                            <w:bottom w:val="none" w:sz="0" w:space="0" w:color="auto"/>
                            <w:right w:val="none" w:sz="0" w:space="0" w:color="auto"/>
                          </w:divBdr>
                        </w:div>
                        <w:div w:id="613829319">
                          <w:marLeft w:val="0"/>
                          <w:marRight w:val="0"/>
                          <w:marTop w:val="0"/>
                          <w:marBottom w:val="360"/>
                          <w:divBdr>
                            <w:top w:val="none" w:sz="0" w:space="0" w:color="auto"/>
                            <w:left w:val="none" w:sz="0" w:space="0" w:color="auto"/>
                            <w:bottom w:val="none" w:sz="0" w:space="0" w:color="auto"/>
                            <w:right w:val="none" w:sz="0" w:space="0" w:color="auto"/>
                          </w:divBdr>
                        </w:div>
                        <w:div w:id="1637375617">
                          <w:marLeft w:val="0"/>
                          <w:marRight w:val="0"/>
                          <w:marTop w:val="0"/>
                          <w:marBottom w:val="360"/>
                          <w:divBdr>
                            <w:top w:val="none" w:sz="0" w:space="0" w:color="auto"/>
                            <w:left w:val="none" w:sz="0" w:space="0" w:color="auto"/>
                            <w:bottom w:val="none" w:sz="0" w:space="0" w:color="auto"/>
                            <w:right w:val="none" w:sz="0" w:space="0" w:color="auto"/>
                          </w:divBdr>
                        </w:div>
                        <w:div w:id="797407573">
                          <w:marLeft w:val="0"/>
                          <w:marRight w:val="0"/>
                          <w:marTop w:val="0"/>
                          <w:marBottom w:val="360"/>
                          <w:divBdr>
                            <w:top w:val="none" w:sz="0" w:space="0" w:color="auto"/>
                            <w:left w:val="none" w:sz="0" w:space="0" w:color="auto"/>
                            <w:bottom w:val="none" w:sz="0" w:space="0" w:color="auto"/>
                            <w:right w:val="none" w:sz="0" w:space="0" w:color="auto"/>
                          </w:divBdr>
                        </w:div>
                        <w:div w:id="1310591908">
                          <w:marLeft w:val="0"/>
                          <w:marRight w:val="0"/>
                          <w:marTop w:val="0"/>
                          <w:marBottom w:val="360"/>
                          <w:divBdr>
                            <w:top w:val="none" w:sz="0" w:space="0" w:color="auto"/>
                            <w:left w:val="none" w:sz="0" w:space="0" w:color="auto"/>
                            <w:bottom w:val="none" w:sz="0" w:space="0" w:color="auto"/>
                            <w:right w:val="none" w:sz="0" w:space="0" w:color="auto"/>
                          </w:divBdr>
                        </w:div>
                        <w:div w:id="710616002">
                          <w:marLeft w:val="0"/>
                          <w:marRight w:val="0"/>
                          <w:marTop w:val="0"/>
                          <w:marBottom w:val="360"/>
                          <w:divBdr>
                            <w:top w:val="none" w:sz="0" w:space="0" w:color="auto"/>
                            <w:left w:val="none" w:sz="0" w:space="0" w:color="auto"/>
                            <w:bottom w:val="none" w:sz="0" w:space="0" w:color="auto"/>
                            <w:right w:val="none" w:sz="0" w:space="0" w:color="auto"/>
                          </w:divBdr>
                        </w:div>
                        <w:div w:id="1537307638">
                          <w:marLeft w:val="0"/>
                          <w:marRight w:val="0"/>
                          <w:marTop w:val="0"/>
                          <w:marBottom w:val="360"/>
                          <w:divBdr>
                            <w:top w:val="none" w:sz="0" w:space="0" w:color="auto"/>
                            <w:left w:val="none" w:sz="0" w:space="0" w:color="auto"/>
                            <w:bottom w:val="none" w:sz="0" w:space="0" w:color="auto"/>
                            <w:right w:val="none" w:sz="0" w:space="0" w:color="auto"/>
                          </w:divBdr>
                        </w:div>
                        <w:div w:id="1508981815">
                          <w:marLeft w:val="0"/>
                          <w:marRight w:val="0"/>
                          <w:marTop w:val="0"/>
                          <w:marBottom w:val="360"/>
                          <w:divBdr>
                            <w:top w:val="none" w:sz="0" w:space="0" w:color="auto"/>
                            <w:left w:val="none" w:sz="0" w:space="0" w:color="auto"/>
                            <w:bottom w:val="none" w:sz="0" w:space="0" w:color="auto"/>
                            <w:right w:val="none" w:sz="0" w:space="0" w:color="auto"/>
                          </w:divBdr>
                        </w:div>
                        <w:div w:id="545678190">
                          <w:marLeft w:val="0"/>
                          <w:marRight w:val="0"/>
                          <w:marTop w:val="0"/>
                          <w:marBottom w:val="360"/>
                          <w:divBdr>
                            <w:top w:val="none" w:sz="0" w:space="0" w:color="auto"/>
                            <w:left w:val="none" w:sz="0" w:space="0" w:color="auto"/>
                            <w:bottom w:val="none" w:sz="0" w:space="0" w:color="auto"/>
                            <w:right w:val="none" w:sz="0" w:space="0" w:color="auto"/>
                          </w:divBdr>
                        </w:div>
                        <w:div w:id="331688576">
                          <w:marLeft w:val="0"/>
                          <w:marRight w:val="0"/>
                          <w:marTop w:val="0"/>
                          <w:marBottom w:val="360"/>
                          <w:divBdr>
                            <w:top w:val="none" w:sz="0" w:space="0" w:color="auto"/>
                            <w:left w:val="none" w:sz="0" w:space="0" w:color="auto"/>
                            <w:bottom w:val="none" w:sz="0" w:space="0" w:color="auto"/>
                            <w:right w:val="none" w:sz="0" w:space="0" w:color="auto"/>
                          </w:divBdr>
                        </w:div>
                        <w:div w:id="387725738">
                          <w:marLeft w:val="0"/>
                          <w:marRight w:val="0"/>
                          <w:marTop w:val="0"/>
                          <w:marBottom w:val="360"/>
                          <w:divBdr>
                            <w:top w:val="none" w:sz="0" w:space="0" w:color="auto"/>
                            <w:left w:val="none" w:sz="0" w:space="0" w:color="auto"/>
                            <w:bottom w:val="none" w:sz="0" w:space="0" w:color="auto"/>
                            <w:right w:val="none" w:sz="0" w:space="0" w:color="auto"/>
                          </w:divBdr>
                        </w:div>
                        <w:div w:id="1066489260">
                          <w:marLeft w:val="0"/>
                          <w:marRight w:val="0"/>
                          <w:marTop w:val="0"/>
                          <w:marBottom w:val="360"/>
                          <w:divBdr>
                            <w:top w:val="none" w:sz="0" w:space="0" w:color="auto"/>
                            <w:left w:val="none" w:sz="0" w:space="0" w:color="auto"/>
                            <w:bottom w:val="none" w:sz="0" w:space="0" w:color="auto"/>
                            <w:right w:val="none" w:sz="0" w:space="0" w:color="auto"/>
                          </w:divBdr>
                        </w:div>
                        <w:div w:id="952328867">
                          <w:marLeft w:val="0"/>
                          <w:marRight w:val="0"/>
                          <w:marTop w:val="0"/>
                          <w:marBottom w:val="360"/>
                          <w:divBdr>
                            <w:top w:val="none" w:sz="0" w:space="0" w:color="auto"/>
                            <w:left w:val="none" w:sz="0" w:space="0" w:color="auto"/>
                            <w:bottom w:val="none" w:sz="0" w:space="0" w:color="auto"/>
                            <w:right w:val="none" w:sz="0" w:space="0" w:color="auto"/>
                          </w:divBdr>
                        </w:div>
                        <w:div w:id="1263880970">
                          <w:marLeft w:val="0"/>
                          <w:marRight w:val="0"/>
                          <w:marTop w:val="0"/>
                          <w:marBottom w:val="360"/>
                          <w:divBdr>
                            <w:top w:val="none" w:sz="0" w:space="0" w:color="auto"/>
                            <w:left w:val="none" w:sz="0" w:space="0" w:color="auto"/>
                            <w:bottom w:val="none" w:sz="0" w:space="0" w:color="auto"/>
                            <w:right w:val="none" w:sz="0" w:space="0" w:color="auto"/>
                          </w:divBdr>
                        </w:div>
                        <w:div w:id="132713006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543519949">
                  <w:marLeft w:val="0"/>
                  <w:marRight w:val="0"/>
                  <w:marTop w:val="0"/>
                  <w:marBottom w:val="0"/>
                  <w:divBdr>
                    <w:top w:val="none" w:sz="0" w:space="0" w:color="auto"/>
                    <w:left w:val="none" w:sz="0" w:space="0" w:color="auto"/>
                    <w:bottom w:val="none" w:sz="0" w:space="0" w:color="auto"/>
                    <w:right w:val="none" w:sz="0" w:space="0" w:color="auto"/>
                  </w:divBdr>
                  <w:divsChild>
                    <w:div w:id="2077317127">
                      <w:marLeft w:val="0"/>
                      <w:marRight w:val="0"/>
                      <w:marTop w:val="0"/>
                      <w:marBottom w:val="0"/>
                      <w:divBdr>
                        <w:top w:val="none" w:sz="0" w:space="0" w:color="auto"/>
                        <w:left w:val="none" w:sz="0" w:space="0" w:color="auto"/>
                        <w:bottom w:val="none" w:sz="0" w:space="0" w:color="auto"/>
                        <w:right w:val="none" w:sz="0" w:space="0" w:color="auto"/>
                      </w:divBdr>
                      <w:divsChild>
                        <w:div w:id="436678816">
                          <w:marLeft w:val="0"/>
                          <w:marRight w:val="0"/>
                          <w:marTop w:val="0"/>
                          <w:marBottom w:val="0"/>
                          <w:divBdr>
                            <w:top w:val="none" w:sz="0" w:space="0" w:color="auto"/>
                            <w:left w:val="none" w:sz="0" w:space="0" w:color="auto"/>
                            <w:bottom w:val="none" w:sz="0" w:space="0" w:color="auto"/>
                            <w:right w:val="none" w:sz="0" w:space="0" w:color="auto"/>
                          </w:divBdr>
                          <w:divsChild>
                            <w:div w:id="404651011">
                              <w:marLeft w:val="0"/>
                              <w:marRight w:val="0"/>
                              <w:marTop w:val="0"/>
                              <w:marBottom w:val="0"/>
                              <w:divBdr>
                                <w:top w:val="none" w:sz="0" w:space="0" w:color="auto"/>
                                <w:left w:val="none" w:sz="0" w:space="0" w:color="auto"/>
                                <w:bottom w:val="none" w:sz="0" w:space="0" w:color="auto"/>
                                <w:right w:val="none" w:sz="0" w:space="0" w:color="auto"/>
                              </w:divBdr>
                              <w:divsChild>
                                <w:div w:id="1364479183">
                                  <w:marLeft w:val="0"/>
                                  <w:marRight w:val="0"/>
                                  <w:marTop w:val="0"/>
                                  <w:marBottom w:val="720"/>
                                  <w:divBdr>
                                    <w:top w:val="none" w:sz="0" w:space="0" w:color="auto"/>
                                    <w:left w:val="none" w:sz="0" w:space="0" w:color="auto"/>
                                    <w:bottom w:val="none" w:sz="0" w:space="0" w:color="auto"/>
                                    <w:right w:val="none" w:sz="0" w:space="0" w:color="auto"/>
                                  </w:divBdr>
                                </w:div>
                                <w:div w:id="153306668">
                                  <w:marLeft w:val="0"/>
                                  <w:marRight w:val="0"/>
                                  <w:marTop w:val="0"/>
                                  <w:marBottom w:val="720"/>
                                  <w:divBdr>
                                    <w:top w:val="none" w:sz="0" w:space="0" w:color="auto"/>
                                    <w:left w:val="none" w:sz="0" w:space="0" w:color="auto"/>
                                    <w:bottom w:val="none" w:sz="0" w:space="0" w:color="auto"/>
                                    <w:right w:val="none" w:sz="0" w:space="0" w:color="auto"/>
                                  </w:divBdr>
                                </w:div>
                                <w:div w:id="1326977175">
                                  <w:marLeft w:val="0"/>
                                  <w:marRight w:val="0"/>
                                  <w:marTop w:val="0"/>
                                  <w:marBottom w:val="720"/>
                                  <w:divBdr>
                                    <w:top w:val="none" w:sz="0" w:space="0" w:color="auto"/>
                                    <w:left w:val="none" w:sz="0" w:space="0" w:color="auto"/>
                                    <w:bottom w:val="none" w:sz="0" w:space="0" w:color="auto"/>
                                    <w:right w:val="none" w:sz="0" w:space="0" w:color="auto"/>
                                  </w:divBdr>
                                </w:div>
                                <w:div w:id="1912811671">
                                  <w:marLeft w:val="0"/>
                                  <w:marRight w:val="0"/>
                                  <w:marTop w:val="0"/>
                                  <w:marBottom w:val="720"/>
                                  <w:divBdr>
                                    <w:top w:val="none" w:sz="0" w:space="0" w:color="auto"/>
                                    <w:left w:val="none" w:sz="0" w:space="0" w:color="auto"/>
                                    <w:bottom w:val="none" w:sz="0" w:space="0" w:color="auto"/>
                                    <w:right w:val="none" w:sz="0" w:space="0" w:color="auto"/>
                                  </w:divBdr>
                                </w:div>
                                <w:div w:id="1535458505">
                                  <w:marLeft w:val="0"/>
                                  <w:marRight w:val="0"/>
                                  <w:marTop w:val="0"/>
                                  <w:marBottom w:val="0"/>
                                  <w:divBdr>
                                    <w:top w:val="single" w:sz="12" w:space="24" w:color="A2A3A5"/>
                                    <w:left w:val="none" w:sz="0" w:space="0" w:color="auto"/>
                                    <w:bottom w:val="none" w:sz="0" w:space="0" w:color="auto"/>
                                    <w:right w:val="none" w:sz="0" w:space="0" w:color="auto"/>
                                  </w:divBdr>
                                </w:div>
                              </w:divsChild>
                            </w:div>
                          </w:divsChild>
                        </w:div>
                      </w:divsChild>
                    </w:div>
                  </w:divsChild>
                </w:div>
                <w:div w:id="1208958155">
                  <w:marLeft w:val="0"/>
                  <w:marRight w:val="0"/>
                  <w:marTop w:val="0"/>
                  <w:marBottom w:val="0"/>
                  <w:divBdr>
                    <w:top w:val="none" w:sz="0" w:space="0" w:color="auto"/>
                    <w:left w:val="none" w:sz="0" w:space="0" w:color="auto"/>
                    <w:bottom w:val="none" w:sz="0" w:space="0" w:color="auto"/>
                    <w:right w:val="none" w:sz="0" w:space="0" w:color="auto"/>
                  </w:divBdr>
                  <w:divsChild>
                    <w:div w:id="597326688">
                      <w:marLeft w:val="0"/>
                      <w:marRight w:val="0"/>
                      <w:marTop w:val="0"/>
                      <w:marBottom w:val="0"/>
                      <w:divBdr>
                        <w:top w:val="none" w:sz="0" w:space="0" w:color="auto"/>
                        <w:left w:val="none" w:sz="0" w:space="0" w:color="auto"/>
                        <w:bottom w:val="none" w:sz="0" w:space="0" w:color="auto"/>
                        <w:right w:val="none" w:sz="0" w:space="0" w:color="auto"/>
                      </w:divBdr>
                      <w:divsChild>
                        <w:div w:id="87581951">
                          <w:marLeft w:val="0"/>
                          <w:marRight w:val="0"/>
                          <w:marTop w:val="0"/>
                          <w:marBottom w:val="0"/>
                          <w:divBdr>
                            <w:top w:val="none" w:sz="0" w:space="0" w:color="auto"/>
                            <w:left w:val="none" w:sz="0" w:space="0" w:color="auto"/>
                            <w:bottom w:val="none" w:sz="0" w:space="0" w:color="auto"/>
                            <w:right w:val="none" w:sz="0" w:space="0" w:color="auto"/>
                          </w:divBdr>
                          <w:divsChild>
                            <w:div w:id="9112302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440814">
      <w:bodyDiv w:val="1"/>
      <w:marLeft w:val="0"/>
      <w:marRight w:val="0"/>
      <w:marTop w:val="0"/>
      <w:marBottom w:val="0"/>
      <w:divBdr>
        <w:top w:val="none" w:sz="0" w:space="0" w:color="auto"/>
        <w:left w:val="none" w:sz="0" w:space="0" w:color="auto"/>
        <w:bottom w:val="none" w:sz="0" w:space="0" w:color="auto"/>
        <w:right w:val="none" w:sz="0" w:space="0" w:color="auto"/>
      </w:divBdr>
    </w:div>
    <w:div w:id="1442216273">
      <w:bodyDiv w:val="1"/>
      <w:marLeft w:val="0"/>
      <w:marRight w:val="0"/>
      <w:marTop w:val="0"/>
      <w:marBottom w:val="0"/>
      <w:divBdr>
        <w:top w:val="none" w:sz="0" w:space="0" w:color="auto"/>
        <w:left w:val="none" w:sz="0" w:space="0" w:color="auto"/>
        <w:bottom w:val="none" w:sz="0" w:space="0" w:color="auto"/>
        <w:right w:val="none" w:sz="0" w:space="0" w:color="auto"/>
      </w:divBdr>
    </w:div>
    <w:div w:id="1442264568">
      <w:bodyDiv w:val="1"/>
      <w:marLeft w:val="0"/>
      <w:marRight w:val="0"/>
      <w:marTop w:val="0"/>
      <w:marBottom w:val="0"/>
      <w:divBdr>
        <w:top w:val="none" w:sz="0" w:space="0" w:color="auto"/>
        <w:left w:val="none" w:sz="0" w:space="0" w:color="auto"/>
        <w:bottom w:val="none" w:sz="0" w:space="0" w:color="auto"/>
        <w:right w:val="none" w:sz="0" w:space="0" w:color="auto"/>
      </w:divBdr>
      <w:divsChild>
        <w:div w:id="1613435540">
          <w:marLeft w:val="0"/>
          <w:marRight w:val="0"/>
          <w:marTop w:val="0"/>
          <w:marBottom w:val="0"/>
          <w:divBdr>
            <w:top w:val="none" w:sz="0" w:space="0" w:color="auto"/>
            <w:left w:val="none" w:sz="0" w:space="0" w:color="auto"/>
            <w:bottom w:val="none" w:sz="0" w:space="0" w:color="auto"/>
            <w:right w:val="none" w:sz="0" w:space="0" w:color="auto"/>
          </w:divBdr>
          <w:divsChild>
            <w:div w:id="262033229">
              <w:marLeft w:val="0"/>
              <w:marRight w:val="0"/>
              <w:marTop w:val="0"/>
              <w:marBottom w:val="0"/>
              <w:divBdr>
                <w:top w:val="none" w:sz="0" w:space="0" w:color="auto"/>
                <w:left w:val="none" w:sz="0" w:space="0" w:color="auto"/>
                <w:bottom w:val="none" w:sz="0" w:space="0" w:color="auto"/>
                <w:right w:val="none" w:sz="0" w:space="0" w:color="auto"/>
              </w:divBdr>
              <w:divsChild>
                <w:div w:id="2014603480">
                  <w:marLeft w:val="0"/>
                  <w:marRight w:val="0"/>
                  <w:marTop w:val="0"/>
                  <w:marBottom w:val="0"/>
                  <w:divBdr>
                    <w:top w:val="none" w:sz="0" w:space="0" w:color="auto"/>
                    <w:left w:val="none" w:sz="0" w:space="0" w:color="auto"/>
                    <w:bottom w:val="none" w:sz="0" w:space="0" w:color="auto"/>
                    <w:right w:val="none" w:sz="0" w:space="0" w:color="auto"/>
                  </w:divBdr>
                </w:div>
                <w:div w:id="1016269643">
                  <w:marLeft w:val="0"/>
                  <w:marRight w:val="0"/>
                  <w:marTop w:val="0"/>
                  <w:marBottom w:val="0"/>
                  <w:divBdr>
                    <w:top w:val="none" w:sz="0" w:space="0" w:color="auto"/>
                    <w:left w:val="none" w:sz="0" w:space="0" w:color="auto"/>
                    <w:bottom w:val="none" w:sz="0" w:space="0" w:color="auto"/>
                    <w:right w:val="none" w:sz="0" w:space="0" w:color="auto"/>
                  </w:divBdr>
                  <w:divsChild>
                    <w:div w:id="2004579584">
                      <w:marLeft w:val="0"/>
                      <w:marRight w:val="0"/>
                      <w:marTop w:val="0"/>
                      <w:marBottom w:val="0"/>
                      <w:divBdr>
                        <w:top w:val="none" w:sz="0" w:space="0" w:color="auto"/>
                        <w:left w:val="none" w:sz="0" w:space="0" w:color="auto"/>
                        <w:bottom w:val="none" w:sz="0" w:space="0" w:color="auto"/>
                        <w:right w:val="none" w:sz="0" w:space="0" w:color="auto"/>
                      </w:divBdr>
                      <w:divsChild>
                        <w:div w:id="1178737731">
                          <w:marLeft w:val="0"/>
                          <w:marRight w:val="0"/>
                          <w:marTop w:val="0"/>
                          <w:marBottom w:val="360"/>
                          <w:divBdr>
                            <w:top w:val="none" w:sz="0" w:space="0" w:color="auto"/>
                            <w:left w:val="none" w:sz="0" w:space="0" w:color="auto"/>
                            <w:bottom w:val="none" w:sz="0" w:space="0" w:color="auto"/>
                            <w:right w:val="none" w:sz="0" w:space="0" w:color="auto"/>
                          </w:divBdr>
                        </w:div>
                        <w:div w:id="950671252">
                          <w:marLeft w:val="0"/>
                          <w:marRight w:val="0"/>
                          <w:marTop w:val="0"/>
                          <w:marBottom w:val="360"/>
                          <w:divBdr>
                            <w:top w:val="none" w:sz="0" w:space="0" w:color="auto"/>
                            <w:left w:val="none" w:sz="0" w:space="0" w:color="auto"/>
                            <w:bottom w:val="none" w:sz="0" w:space="0" w:color="auto"/>
                            <w:right w:val="none" w:sz="0" w:space="0" w:color="auto"/>
                          </w:divBdr>
                        </w:div>
                        <w:div w:id="1332874883">
                          <w:marLeft w:val="0"/>
                          <w:marRight w:val="0"/>
                          <w:marTop w:val="0"/>
                          <w:marBottom w:val="360"/>
                          <w:divBdr>
                            <w:top w:val="none" w:sz="0" w:space="0" w:color="auto"/>
                            <w:left w:val="none" w:sz="0" w:space="0" w:color="auto"/>
                            <w:bottom w:val="none" w:sz="0" w:space="0" w:color="auto"/>
                            <w:right w:val="none" w:sz="0" w:space="0" w:color="auto"/>
                          </w:divBdr>
                        </w:div>
                        <w:div w:id="1132795899">
                          <w:marLeft w:val="0"/>
                          <w:marRight w:val="0"/>
                          <w:marTop w:val="0"/>
                          <w:marBottom w:val="360"/>
                          <w:divBdr>
                            <w:top w:val="none" w:sz="0" w:space="0" w:color="auto"/>
                            <w:left w:val="none" w:sz="0" w:space="0" w:color="auto"/>
                            <w:bottom w:val="none" w:sz="0" w:space="0" w:color="auto"/>
                            <w:right w:val="none" w:sz="0" w:space="0" w:color="auto"/>
                          </w:divBdr>
                        </w:div>
                        <w:div w:id="1948001959">
                          <w:marLeft w:val="0"/>
                          <w:marRight w:val="0"/>
                          <w:marTop w:val="0"/>
                          <w:marBottom w:val="360"/>
                          <w:divBdr>
                            <w:top w:val="none" w:sz="0" w:space="0" w:color="auto"/>
                            <w:left w:val="none" w:sz="0" w:space="0" w:color="auto"/>
                            <w:bottom w:val="none" w:sz="0" w:space="0" w:color="auto"/>
                            <w:right w:val="none" w:sz="0" w:space="0" w:color="auto"/>
                          </w:divBdr>
                        </w:div>
                        <w:div w:id="1513689828">
                          <w:marLeft w:val="0"/>
                          <w:marRight w:val="0"/>
                          <w:marTop w:val="0"/>
                          <w:marBottom w:val="360"/>
                          <w:divBdr>
                            <w:top w:val="none" w:sz="0" w:space="0" w:color="auto"/>
                            <w:left w:val="none" w:sz="0" w:space="0" w:color="auto"/>
                            <w:bottom w:val="none" w:sz="0" w:space="0" w:color="auto"/>
                            <w:right w:val="none" w:sz="0" w:space="0" w:color="auto"/>
                          </w:divBdr>
                        </w:div>
                        <w:div w:id="1407455475">
                          <w:marLeft w:val="0"/>
                          <w:marRight w:val="0"/>
                          <w:marTop w:val="0"/>
                          <w:marBottom w:val="360"/>
                          <w:divBdr>
                            <w:top w:val="none" w:sz="0" w:space="0" w:color="auto"/>
                            <w:left w:val="none" w:sz="0" w:space="0" w:color="auto"/>
                            <w:bottom w:val="none" w:sz="0" w:space="0" w:color="auto"/>
                            <w:right w:val="none" w:sz="0" w:space="0" w:color="auto"/>
                          </w:divBdr>
                        </w:div>
                        <w:div w:id="879973083">
                          <w:marLeft w:val="0"/>
                          <w:marRight w:val="0"/>
                          <w:marTop w:val="0"/>
                          <w:marBottom w:val="360"/>
                          <w:divBdr>
                            <w:top w:val="none" w:sz="0" w:space="0" w:color="auto"/>
                            <w:left w:val="none" w:sz="0" w:space="0" w:color="auto"/>
                            <w:bottom w:val="none" w:sz="0" w:space="0" w:color="auto"/>
                            <w:right w:val="none" w:sz="0" w:space="0" w:color="auto"/>
                          </w:divBdr>
                        </w:div>
                        <w:div w:id="745299267">
                          <w:marLeft w:val="0"/>
                          <w:marRight w:val="0"/>
                          <w:marTop w:val="0"/>
                          <w:marBottom w:val="360"/>
                          <w:divBdr>
                            <w:top w:val="none" w:sz="0" w:space="0" w:color="auto"/>
                            <w:left w:val="none" w:sz="0" w:space="0" w:color="auto"/>
                            <w:bottom w:val="none" w:sz="0" w:space="0" w:color="auto"/>
                            <w:right w:val="none" w:sz="0" w:space="0" w:color="auto"/>
                          </w:divBdr>
                        </w:div>
                        <w:div w:id="1996688900">
                          <w:marLeft w:val="0"/>
                          <w:marRight w:val="0"/>
                          <w:marTop w:val="0"/>
                          <w:marBottom w:val="360"/>
                          <w:divBdr>
                            <w:top w:val="none" w:sz="0" w:space="0" w:color="auto"/>
                            <w:left w:val="none" w:sz="0" w:space="0" w:color="auto"/>
                            <w:bottom w:val="none" w:sz="0" w:space="0" w:color="auto"/>
                            <w:right w:val="none" w:sz="0" w:space="0" w:color="auto"/>
                          </w:divBdr>
                        </w:div>
                        <w:div w:id="762456068">
                          <w:marLeft w:val="0"/>
                          <w:marRight w:val="0"/>
                          <w:marTop w:val="0"/>
                          <w:marBottom w:val="360"/>
                          <w:divBdr>
                            <w:top w:val="none" w:sz="0" w:space="0" w:color="auto"/>
                            <w:left w:val="none" w:sz="0" w:space="0" w:color="auto"/>
                            <w:bottom w:val="none" w:sz="0" w:space="0" w:color="auto"/>
                            <w:right w:val="none" w:sz="0" w:space="0" w:color="auto"/>
                          </w:divBdr>
                        </w:div>
                        <w:div w:id="640231959">
                          <w:marLeft w:val="0"/>
                          <w:marRight w:val="0"/>
                          <w:marTop w:val="0"/>
                          <w:marBottom w:val="360"/>
                          <w:divBdr>
                            <w:top w:val="none" w:sz="0" w:space="0" w:color="auto"/>
                            <w:left w:val="none" w:sz="0" w:space="0" w:color="auto"/>
                            <w:bottom w:val="none" w:sz="0" w:space="0" w:color="auto"/>
                            <w:right w:val="none" w:sz="0" w:space="0" w:color="auto"/>
                          </w:divBdr>
                        </w:div>
                        <w:div w:id="1518692627">
                          <w:marLeft w:val="0"/>
                          <w:marRight w:val="0"/>
                          <w:marTop w:val="0"/>
                          <w:marBottom w:val="360"/>
                          <w:divBdr>
                            <w:top w:val="none" w:sz="0" w:space="0" w:color="auto"/>
                            <w:left w:val="none" w:sz="0" w:space="0" w:color="auto"/>
                            <w:bottom w:val="none" w:sz="0" w:space="0" w:color="auto"/>
                            <w:right w:val="none" w:sz="0" w:space="0" w:color="auto"/>
                          </w:divBdr>
                        </w:div>
                        <w:div w:id="482821930">
                          <w:marLeft w:val="0"/>
                          <w:marRight w:val="0"/>
                          <w:marTop w:val="0"/>
                          <w:marBottom w:val="360"/>
                          <w:divBdr>
                            <w:top w:val="none" w:sz="0" w:space="0" w:color="auto"/>
                            <w:left w:val="none" w:sz="0" w:space="0" w:color="auto"/>
                            <w:bottom w:val="none" w:sz="0" w:space="0" w:color="auto"/>
                            <w:right w:val="none" w:sz="0" w:space="0" w:color="auto"/>
                          </w:divBdr>
                        </w:div>
                        <w:div w:id="831676681">
                          <w:marLeft w:val="0"/>
                          <w:marRight w:val="0"/>
                          <w:marTop w:val="0"/>
                          <w:marBottom w:val="360"/>
                          <w:divBdr>
                            <w:top w:val="none" w:sz="0" w:space="0" w:color="auto"/>
                            <w:left w:val="none" w:sz="0" w:space="0" w:color="auto"/>
                            <w:bottom w:val="none" w:sz="0" w:space="0" w:color="auto"/>
                            <w:right w:val="none" w:sz="0" w:space="0" w:color="auto"/>
                          </w:divBdr>
                        </w:div>
                        <w:div w:id="71107938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204486350">
                  <w:marLeft w:val="0"/>
                  <w:marRight w:val="0"/>
                  <w:marTop w:val="0"/>
                  <w:marBottom w:val="0"/>
                  <w:divBdr>
                    <w:top w:val="none" w:sz="0" w:space="0" w:color="auto"/>
                    <w:left w:val="none" w:sz="0" w:space="0" w:color="auto"/>
                    <w:bottom w:val="none" w:sz="0" w:space="0" w:color="auto"/>
                    <w:right w:val="none" w:sz="0" w:space="0" w:color="auto"/>
                  </w:divBdr>
                  <w:divsChild>
                    <w:div w:id="1139883104">
                      <w:marLeft w:val="0"/>
                      <w:marRight w:val="0"/>
                      <w:marTop w:val="0"/>
                      <w:marBottom w:val="0"/>
                      <w:divBdr>
                        <w:top w:val="none" w:sz="0" w:space="0" w:color="auto"/>
                        <w:left w:val="none" w:sz="0" w:space="0" w:color="auto"/>
                        <w:bottom w:val="none" w:sz="0" w:space="0" w:color="auto"/>
                        <w:right w:val="none" w:sz="0" w:space="0" w:color="auto"/>
                      </w:divBdr>
                      <w:divsChild>
                        <w:div w:id="1666859304">
                          <w:marLeft w:val="0"/>
                          <w:marRight w:val="0"/>
                          <w:marTop w:val="0"/>
                          <w:marBottom w:val="0"/>
                          <w:divBdr>
                            <w:top w:val="none" w:sz="0" w:space="0" w:color="auto"/>
                            <w:left w:val="none" w:sz="0" w:space="0" w:color="auto"/>
                            <w:bottom w:val="none" w:sz="0" w:space="0" w:color="auto"/>
                            <w:right w:val="none" w:sz="0" w:space="0" w:color="auto"/>
                          </w:divBdr>
                          <w:divsChild>
                            <w:div w:id="1986079156">
                              <w:marLeft w:val="0"/>
                              <w:marRight w:val="0"/>
                              <w:marTop w:val="0"/>
                              <w:marBottom w:val="0"/>
                              <w:divBdr>
                                <w:top w:val="none" w:sz="0" w:space="0" w:color="auto"/>
                                <w:left w:val="none" w:sz="0" w:space="0" w:color="auto"/>
                                <w:bottom w:val="none" w:sz="0" w:space="0" w:color="auto"/>
                                <w:right w:val="none" w:sz="0" w:space="0" w:color="auto"/>
                              </w:divBdr>
                              <w:divsChild>
                                <w:div w:id="1900435952">
                                  <w:marLeft w:val="0"/>
                                  <w:marRight w:val="0"/>
                                  <w:marTop w:val="0"/>
                                  <w:marBottom w:val="720"/>
                                  <w:divBdr>
                                    <w:top w:val="none" w:sz="0" w:space="0" w:color="auto"/>
                                    <w:left w:val="none" w:sz="0" w:space="0" w:color="auto"/>
                                    <w:bottom w:val="none" w:sz="0" w:space="0" w:color="auto"/>
                                    <w:right w:val="none" w:sz="0" w:space="0" w:color="auto"/>
                                  </w:divBdr>
                                </w:div>
                                <w:div w:id="308484720">
                                  <w:marLeft w:val="0"/>
                                  <w:marRight w:val="0"/>
                                  <w:marTop w:val="0"/>
                                  <w:marBottom w:val="720"/>
                                  <w:divBdr>
                                    <w:top w:val="none" w:sz="0" w:space="0" w:color="auto"/>
                                    <w:left w:val="none" w:sz="0" w:space="0" w:color="auto"/>
                                    <w:bottom w:val="none" w:sz="0" w:space="0" w:color="auto"/>
                                    <w:right w:val="none" w:sz="0" w:space="0" w:color="auto"/>
                                  </w:divBdr>
                                </w:div>
                                <w:div w:id="240333187">
                                  <w:marLeft w:val="0"/>
                                  <w:marRight w:val="0"/>
                                  <w:marTop w:val="0"/>
                                  <w:marBottom w:val="720"/>
                                  <w:divBdr>
                                    <w:top w:val="none" w:sz="0" w:space="0" w:color="auto"/>
                                    <w:left w:val="none" w:sz="0" w:space="0" w:color="auto"/>
                                    <w:bottom w:val="none" w:sz="0" w:space="0" w:color="auto"/>
                                    <w:right w:val="none" w:sz="0" w:space="0" w:color="auto"/>
                                  </w:divBdr>
                                </w:div>
                                <w:div w:id="189030518">
                                  <w:marLeft w:val="0"/>
                                  <w:marRight w:val="0"/>
                                  <w:marTop w:val="0"/>
                                  <w:marBottom w:val="720"/>
                                  <w:divBdr>
                                    <w:top w:val="none" w:sz="0" w:space="0" w:color="auto"/>
                                    <w:left w:val="none" w:sz="0" w:space="0" w:color="auto"/>
                                    <w:bottom w:val="none" w:sz="0" w:space="0" w:color="auto"/>
                                    <w:right w:val="none" w:sz="0" w:space="0" w:color="auto"/>
                                  </w:divBdr>
                                </w:div>
                                <w:div w:id="1131097711">
                                  <w:marLeft w:val="0"/>
                                  <w:marRight w:val="0"/>
                                  <w:marTop w:val="0"/>
                                  <w:marBottom w:val="0"/>
                                  <w:divBdr>
                                    <w:top w:val="single" w:sz="12" w:space="24" w:color="A2A3A5"/>
                                    <w:left w:val="none" w:sz="0" w:space="0" w:color="auto"/>
                                    <w:bottom w:val="none" w:sz="0" w:space="0" w:color="auto"/>
                                    <w:right w:val="none" w:sz="0" w:space="0" w:color="auto"/>
                                  </w:divBdr>
                                </w:div>
                              </w:divsChild>
                            </w:div>
                          </w:divsChild>
                        </w:div>
                      </w:divsChild>
                    </w:div>
                  </w:divsChild>
                </w:div>
                <w:div w:id="400173896">
                  <w:marLeft w:val="0"/>
                  <w:marRight w:val="0"/>
                  <w:marTop w:val="0"/>
                  <w:marBottom w:val="0"/>
                  <w:divBdr>
                    <w:top w:val="none" w:sz="0" w:space="0" w:color="auto"/>
                    <w:left w:val="none" w:sz="0" w:space="0" w:color="auto"/>
                    <w:bottom w:val="none" w:sz="0" w:space="0" w:color="auto"/>
                    <w:right w:val="none" w:sz="0" w:space="0" w:color="auto"/>
                  </w:divBdr>
                  <w:divsChild>
                    <w:div w:id="1497644350">
                      <w:marLeft w:val="0"/>
                      <w:marRight w:val="0"/>
                      <w:marTop w:val="0"/>
                      <w:marBottom w:val="0"/>
                      <w:divBdr>
                        <w:top w:val="none" w:sz="0" w:space="0" w:color="auto"/>
                        <w:left w:val="none" w:sz="0" w:space="0" w:color="auto"/>
                        <w:bottom w:val="none" w:sz="0" w:space="0" w:color="auto"/>
                        <w:right w:val="none" w:sz="0" w:space="0" w:color="auto"/>
                      </w:divBdr>
                      <w:divsChild>
                        <w:div w:id="1235894799">
                          <w:marLeft w:val="0"/>
                          <w:marRight w:val="0"/>
                          <w:marTop w:val="0"/>
                          <w:marBottom w:val="0"/>
                          <w:divBdr>
                            <w:top w:val="none" w:sz="0" w:space="0" w:color="auto"/>
                            <w:left w:val="none" w:sz="0" w:space="0" w:color="auto"/>
                            <w:bottom w:val="none" w:sz="0" w:space="0" w:color="auto"/>
                            <w:right w:val="none" w:sz="0" w:space="0" w:color="auto"/>
                          </w:divBdr>
                          <w:divsChild>
                            <w:div w:id="159609230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77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stripe.com/legal/ssa" TargetMode="External"/><Relationship Id="rId1" Type="http://schemas.openxmlformats.org/officeDocument/2006/relationships/hyperlink" Target="https://stripe.com/legal/connect-account"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o.mindbodyonline.com/legal/terms-of-service/supplemental-terms-for-the-marketing-services" TargetMode="External"/><Relationship Id="rId18" Type="http://schemas.openxmlformats.org/officeDocument/2006/relationships/hyperlink" Target="https://co.mindbodyonline.com/legal/privacy-policy" TargetMode="External"/><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yperlink" Target="https://www.pcisecuritystandards.org/" TargetMode="External"/><Relationship Id="rId25"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hyperlink" Target="https://co.mindbodyonline.com/legal/terms-of-service/supplemental-hardware-terms" TargetMode="External"/><Relationship Id="rId20" Type="http://schemas.openxmlformats.org/officeDocument/2006/relationships/hyperlink" Target="https://crest.vet" TargetMode="External"/><Relationship Id="rId29"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co.mindbodyonline.com/legal/terms-of-service/professional-services-agreement" TargetMode="External"/><Relationship Id="rId23" Type="http://schemas.openxmlformats.org/officeDocument/2006/relationships/footer" Target="footer1.xml"/><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www.crest.pet"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co.mindbodyonline.com/legal/terms-of-service/supplemental-terms-for-mindbody-virtual-wellness-platform"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95C33-98E2-4BFC-8E34-0F2555158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10725</Words>
  <Characters>54378</Characters>
  <Application>Microsoft Office Word</Application>
  <DocSecurity>0</DocSecurity>
  <Lines>971</Lines>
  <Paragraphs>422</Paragraphs>
  <ScaleCrop>false</ScaleCrop>
  <HeadingPairs>
    <vt:vector size="2" baseType="variant">
      <vt:variant>
        <vt:lpstr>Title</vt:lpstr>
      </vt:variant>
      <vt:variant>
        <vt:i4>1</vt:i4>
      </vt:variant>
    </vt:vector>
  </HeadingPairs>
  <TitlesOfParts>
    <vt:vector size="1" baseType="lpstr">
      <vt:lpstr/>
    </vt:vector>
  </TitlesOfParts>
  <Company>Davis Wright Tremaine LLP</Company>
  <LinksUpToDate>false</LinksUpToDate>
  <CharactersWithSpaces>64681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DWT</dc:creator>
  <cp:keywords/>
  <dc:description/>
  <cp:lastModifiedBy>DWT</cp:lastModifiedBy>
  <cp:revision>9</cp:revision>
  <cp:lastPrinted>2025-10-09T00:23:00Z</cp:lastPrinted>
  <dcterms:created xsi:type="dcterms:W3CDTF">2025-10-09T23:31:00Z</dcterms:created>
  <dcterms:modified xsi:type="dcterms:W3CDTF">2025-10-11T00:05:00Z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4915-4567-2561v.1 0124394-000001</vt:lpwstr>
  </property>
  <property fmtid="{D5CDD505-2E9C-101B-9397-08002B2CF9AE}" pid="3" name="DocXFormat">
    <vt:lpwstr>DWTDocID</vt:lpwstr>
  </property>
  <property fmtid="{D5CDD505-2E9C-101B-9397-08002B2CF9AE}" pid="4" name="DocXLocation">
    <vt:lpwstr>EveryPage</vt:lpwstr>
  </property>
  <property fmtid="{D5CDD505-2E9C-101B-9397-08002B2CF9AE}" pid="5" name="ndDocumentId">
    <vt:lpwstr>4937-6545-9307</vt:lpwstr>
  </property>
</Properties>
</file>