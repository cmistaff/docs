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26087" w14:textId="4FF7D26C" w:rsidR="00B135E3" w:rsidRPr="00E008C8" w:rsidRDefault="009E16AA" w:rsidP="00B6670D">
      <w:pPr>
        <w:shd w:val="clear" w:color="auto" w:fill="FFFFFF"/>
        <w:spacing w:after="240"/>
        <w:jc w:val="center"/>
        <w:outlineLvl w:val="0"/>
        <w:rPr>
          <w:rFonts w:asciiTheme="minorHAnsi" w:hAnsiTheme="minorHAnsi" w:cstheme="minorHAnsi"/>
          <w:b/>
          <w:bCs/>
          <w:kern w:val="36"/>
        </w:rPr>
      </w:pPr>
      <w:r w:rsidRPr="00E008C8">
        <w:rPr>
          <w:rFonts w:asciiTheme="minorHAnsi" w:hAnsiTheme="minorHAnsi" w:cstheme="minorHAnsi"/>
          <w:b/>
          <w:bCs/>
          <w:kern w:val="36"/>
        </w:rPr>
        <w:t xml:space="preserve">Crest </w:t>
      </w:r>
      <w:r w:rsidR="00B135E3" w:rsidRPr="00E008C8">
        <w:rPr>
          <w:rFonts w:asciiTheme="minorHAnsi" w:hAnsiTheme="minorHAnsi" w:cstheme="minorHAnsi"/>
          <w:b/>
          <w:bCs/>
          <w:kern w:val="36"/>
        </w:rPr>
        <w:t>Acceptable Use Policy</w:t>
      </w:r>
    </w:p>
    <w:p w14:paraId="203DDE68" w14:textId="55488F7F" w:rsidR="00B135E3" w:rsidRPr="00E008C8" w:rsidRDefault="00E771F8" w:rsidP="00B6670D">
      <w:pPr>
        <w:shd w:val="clear" w:color="auto" w:fill="FFFFFF"/>
        <w:spacing w:after="240"/>
        <w:rPr>
          <w:rFonts w:asciiTheme="minorHAnsi" w:hAnsiTheme="minorHAnsi" w:cstheme="minorHAnsi"/>
        </w:rPr>
      </w:pPr>
      <w:r w:rsidRPr="00E008C8">
        <w:rPr>
          <w:rFonts w:asciiTheme="minorHAnsi" w:hAnsiTheme="minorHAnsi" w:cstheme="minorHAnsi"/>
          <w:i/>
          <w:iCs/>
        </w:rPr>
        <w:t>Last Updated</w:t>
      </w:r>
      <w:r w:rsidR="00B135E3" w:rsidRPr="00E008C8">
        <w:rPr>
          <w:rFonts w:asciiTheme="minorHAnsi" w:hAnsiTheme="minorHAnsi" w:cstheme="minorHAnsi"/>
        </w:rPr>
        <w:t xml:space="preserve">: </w:t>
      </w:r>
    </w:p>
    <w:p w14:paraId="6C488349" w14:textId="72068854" w:rsidR="009A0704" w:rsidRPr="00E008C8" w:rsidRDefault="009A0704" w:rsidP="001D691B">
      <w:pPr>
        <w:widowControl w:val="0"/>
        <w:spacing w:after="240"/>
        <w:ind w:firstLine="720"/>
        <w:rPr>
          <w:rFonts w:asciiTheme="minorHAnsi" w:hAnsiTheme="minorHAnsi" w:cstheme="minorHAnsi"/>
        </w:rPr>
      </w:pPr>
      <w:r w:rsidRPr="00E008C8">
        <w:rPr>
          <w:rFonts w:asciiTheme="minorHAnsi" w:hAnsiTheme="minorHAnsi" w:cstheme="minorHAnsi"/>
        </w:rPr>
        <w:t xml:space="preserve">This Acceptable Use Policy </w:t>
      </w:r>
      <w:r w:rsidR="00713128" w:rsidRPr="00E008C8">
        <w:rPr>
          <w:rFonts w:asciiTheme="minorHAnsi" w:hAnsiTheme="minorHAnsi" w:cstheme="minorHAnsi"/>
        </w:rPr>
        <w:t xml:space="preserve">(“AUP”) </w:t>
      </w:r>
      <w:r w:rsidRPr="00E008C8">
        <w:rPr>
          <w:rFonts w:asciiTheme="minorHAnsi" w:hAnsiTheme="minorHAnsi" w:cstheme="minorHAnsi"/>
        </w:rPr>
        <w:t>governs all access to and use of the Services by you</w:t>
      </w:r>
      <w:r w:rsidR="00B9100C" w:rsidRPr="00E008C8">
        <w:rPr>
          <w:rFonts w:asciiTheme="minorHAnsi" w:hAnsiTheme="minorHAnsi" w:cstheme="minorHAnsi"/>
        </w:rPr>
        <w:t xml:space="preserve">, your </w:t>
      </w:r>
      <w:r w:rsidR="00713128" w:rsidRPr="00E008C8">
        <w:rPr>
          <w:rFonts w:asciiTheme="minorHAnsi" w:hAnsiTheme="minorHAnsi" w:cstheme="minorHAnsi"/>
        </w:rPr>
        <w:t>A</w:t>
      </w:r>
      <w:r w:rsidR="00B9100C" w:rsidRPr="00E008C8">
        <w:rPr>
          <w:rFonts w:asciiTheme="minorHAnsi" w:hAnsiTheme="minorHAnsi" w:cstheme="minorHAnsi"/>
        </w:rPr>
        <w:t>ffiliates</w:t>
      </w:r>
      <w:r w:rsidR="0063679F" w:rsidRPr="00E008C8">
        <w:rPr>
          <w:rFonts w:asciiTheme="minorHAnsi" w:hAnsiTheme="minorHAnsi" w:cstheme="minorHAnsi"/>
        </w:rPr>
        <w:t xml:space="preserve"> (if you are a Subscriber)</w:t>
      </w:r>
      <w:r w:rsidR="00B9100C" w:rsidRPr="00E008C8">
        <w:rPr>
          <w:rFonts w:asciiTheme="minorHAnsi" w:hAnsiTheme="minorHAnsi" w:cstheme="minorHAnsi"/>
        </w:rPr>
        <w:t>,</w:t>
      </w:r>
      <w:r w:rsidR="0063679F" w:rsidRPr="00E008C8">
        <w:rPr>
          <w:rFonts w:asciiTheme="minorHAnsi" w:hAnsiTheme="minorHAnsi" w:cstheme="minorHAnsi"/>
        </w:rPr>
        <w:t xml:space="preserve"> </w:t>
      </w:r>
      <w:r w:rsidR="00B9100C" w:rsidRPr="00E008C8">
        <w:rPr>
          <w:rFonts w:asciiTheme="minorHAnsi" w:hAnsiTheme="minorHAnsi" w:cstheme="minorHAnsi"/>
        </w:rPr>
        <w:t xml:space="preserve">and anyone </w:t>
      </w:r>
      <w:r w:rsidRPr="00E008C8">
        <w:rPr>
          <w:rFonts w:asciiTheme="minorHAnsi" w:hAnsiTheme="minorHAnsi" w:cstheme="minorHAnsi"/>
        </w:rPr>
        <w:t xml:space="preserve">using the Service on your behalf. </w:t>
      </w:r>
      <w:r w:rsidR="00B6670D" w:rsidRPr="00E008C8">
        <w:rPr>
          <w:rFonts w:asciiTheme="minorHAnsi" w:hAnsiTheme="minorHAnsi" w:cstheme="minorHAnsi"/>
        </w:rPr>
        <w:t xml:space="preserve">Capitalized terms used in </w:t>
      </w:r>
      <w:r w:rsidR="00713128" w:rsidRPr="00E008C8">
        <w:rPr>
          <w:rFonts w:asciiTheme="minorHAnsi" w:hAnsiTheme="minorHAnsi" w:cstheme="minorHAnsi"/>
        </w:rPr>
        <w:t>this AUP</w:t>
      </w:r>
      <w:r w:rsidR="00B6670D" w:rsidRPr="00E008C8">
        <w:rPr>
          <w:rFonts w:asciiTheme="minorHAnsi" w:hAnsiTheme="minorHAnsi" w:cstheme="minorHAnsi"/>
        </w:rPr>
        <w:t xml:space="preserve"> but not otherwise defined herein will have the meaning given to them in the Agreement</w:t>
      </w:r>
      <w:r w:rsidR="00713128" w:rsidRPr="00E008C8">
        <w:rPr>
          <w:rFonts w:asciiTheme="minorHAnsi" w:hAnsiTheme="minorHAnsi" w:cstheme="minorHAnsi"/>
        </w:rPr>
        <w:t xml:space="preserve"> applicable to you and your use of the Services</w:t>
      </w:r>
      <w:r w:rsidR="00B6670D" w:rsidRPr="00E008C8">
        <w:rPr>
          <w:rFonts w:asciiTheme="minorHAnsi" w:hAnsiTheme="minorHAnsi" w:cstheme="minorHAnsi"/>
        </w:rPr>
        <w:t>.</w:t>
      </w:r>
    </w:p>
    <w:p w14:paraId="2C0BB639" w14:textId="68EFDBF5" w:rsidR="00E771F8" w:rsidRPr="00E008C8" w:rsidRDefault="00E771F8" w:rsidP="001D691B">
      <w:pPr>
        <w:pStyle w:val="DWTNorm"/>
        <w:rPr>
          <w:rFonts w:asciiTheme="minorHAnsi" w:hAnsiTheme="minorHAnsi" w:cstheme="minorHAnsi"/>
          <w:szCs w:val="24"/>
        </w:rPr>
      </w:pPr>
      <w:r w:rsidRPr="00E008C8">
        <w:rPr>
          <w:rFonts w:asciiTheme="minorHAnsi" w:hAnsiTheme="minorHAnsi" w:cstheme="minorHAnsi"/>
          <w:szCs w:val="24"/>
        </w:rPr>
        <w:t>You</w:t>
      </w:r>
      <w:r w:rsidR="0041727B" w:rsidRPr="00E008C8">
        <w:rPr>
          <w:rFonts w:asciiTheme="minorHAnsi" w:hAnsiTheme="minorHAnsi" w:cstheme="minorHAnsi"/>
          <w:szCs w:val="24"/>
        </w:rPr>
        <w:t xml:space="preserve"> shall not, nor allow others, to use the </w:t>
      </w:r>
      <w:r w:rsidR="007018A9" w:rsidRPr="00E008C8">
        <w:rPr>
          <w:rFonts w:asciiTheme="minorHAnsi" w:hAnsiTheme="minorHAnsi" w:cstheme="minorHAnsi"/>
          <w:szCs w:val="24"/>
        </w:rPr>
        <w:t>Services</w:t>
      </w:r>
      <w:r w:rsidR="0041727B" w:rsidRPr="00E008C8">
        <w:rPr>
          <w:rFonts w:asciiTheme="minorHAnsi" w:hAnsiTheme="minorHAnsi" w:cstheme="minorHAnsi"/>
          <w:szCs w:val="24"/>
        </w:rPr>
        <w:t xml:space="preserve"> in violation of this Policy. </w:t>
      </w:r>
      <w:r w:rsidR="007018A9" w:rsidRPr="00E008C8">
        <w:rPr>
          <w:rFonts w:asciiTheme="minorHAnsi" w:hAnsiTheme="minorHAnsi" w:cstheme="minorHAnsi"/>
          <w:szCs w:val="24"/>
        </w:rPr>
        <w:t>You shall not:</w:t>
      </w:r>
    </w:p>
    <w:p w14:paraId="15C913D8" w14:textId="75991B8C" w:rsidR="0051156A" w:rsidRPr="00E008C8" w:rsidRDefault="007018A9" w:rsidP="00E20C65">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szCs w:val="24"/>
        </w:rPr>
        <w:t>P</w:t>
      </w:r>
      <w:r w:rsidR="00000CD2" w:rsidRPr="00E008C8">
        <w:rPr>
          <w:rFonts w:asciiTheme="minorHAnsi" w:hAnsiTheme="minorHAnsi" w:cstheme="minorHAnsi"/>
          <w:bCs/>
          <w:szCs w:val="24"/>
        </w:rPr>
        <w:t xml:space="preserve">rovide your products and services or market your products and services to individuals under </w:t>
      </w:r>
      <w:r w:rsidR="0051156A" w:rsidRPr="00E008C8">
        <w:rPr>
          <w:rFonts w:asciiTheme="minorHAnsi" w:hAnsiTheme="minorHAnsi" w:cstheme="minorHAnsi"/>
          <w:bCs/>
          <w:szCs w:val="24"/>
        </w:rPr>
        <w:t>age 18</w:t>
      </w:r>
      <w:r w:rsidR="00000CD2" w:rsidRPr="00E008C8">
        <w:rPr>
          <w:rFonts w:asciiTheme="minorHAnsi" w:hAnsiTheme="minorHAnsi" w:cstheme="minorHAnsi"/>
          <w:bCs/>
          <w:szCs w:val="24"/>
        </w:rPr>
        <w:t xml:space="preserve"> or permit or encourage anyone to do so. If Crest learns that someone under the relevant age specified above is using the Services, it will take appropriate remedies including terminating that individual’s access. </w:t>
      </w:r>
    </w:p>
    <w:p w14:paraId="42CC5EB3" w14:textId="604D6305" w:rsidR="008170FE" w:rsidRPr="00E008C8" w:rsidRDefault="007018A9" w:rsidP="00E20C65">
      <w:pPr>
        <w:pStyle w:val="ListParagraph"/>
        <w:numPr>
          <w:ilvl w:val="0"/>
          <w:numId w:val="22"/>
        </w:numPr>
        <w:spacing w:after="240"/>
        <w:ind w:left="0" w:firstLine="720"/>
        <w:contextualSpacing w:val="0"/>
        <w:rPr>
          <w:rFonts w:asciiTheme="minorHAnsi" w:hAnsiTheme="minorHAnsi" w:cstheme="minorHAnsi"/>
          <w:bCs/>
        </w:rPr>
      </w:pPr>
      <w:r w:rsidRPr="00E008C8">
        <w:rPr>
          <w:rFonts w:asciiTheme="minorHAnsi" w:hAnsiTheme="minorHAnsi" w:cstheme="minorHAnsi"/>
          <w:bCs/>
        </w:rPr>
        <w:t>U</w:t>
      </w:r>
      <w:r w:rsidR="00000CD2" w:rsidRPr="00E008C8">
        <w:rPr>
          <w:rFonts w:asciiTheme="minorHAnsi" w:hAnsiTheme="minorHAnsi" w:cstheme="minorHAnsi"/>
          <w:bCs/>
        </w:rPr>
        <w:t xml:space="preserve">se the </w:t>
      </w:r>
      <w:r w:rsidR="002E1520" w:rsidRPr="00E008C8">
        <w:rPr>
          <w:rFonts w:asciiTheme="minorHAnsi" w:hAnsiTheme="minorHAnsi" w:cstheme="minorHAnsi"/>
          <w:bCs/>
        </w:rPr>
        <w:t>Services</w:t>
      </w:r>
      <w:r w:rsidR="00000CD2" w:rsidRPr="00E008C8">
        <w:rPr>
          <w:rFonts w:asciiTheme="minorHAnsi" w:hAnsiTheme="minorHAnsi" w:cstheme="minorHAnsi"/>
          <w:bCs/>
        </w:rPr>
        <w:t xml:space="preserve"> if you are a resident of a country embargoed by the United States, or are a foreign person or entity blocked or denied by the United States government</w:t>
      </w:r>
      <w:r w:rsidR="007C10FF" w:rsidRPr="00E008C8">
        <w:rPr>
          <w:rFonts w:asciiTheme="minorHAnsi" w:hAnsiTheme="minorHAnsi" w:cstheme="minorHAnsi"/>
          <w:bCs/>
        </w:rPr>
        <w:t>.</w:t>
      </w:r>
    </w:p>
    <w:p w14:paraId="59E61E0B" w14:textId="71422589" w:rsidR="008170FE" w:rsidRPr="00E008C8" w:rsidRDefault="007018A9" w:rsidP="00E20C65">
      <w:pPr>
        <w:pStyle w:val="ListParagraph"/>
        <w:numPr>
          <w:ilvl w:val="0"/>
          <w:numId w:val="22"/>
        </w:numPr>
        <w:spacing w:after="240"/>
        <w:ind w:left="0" w:firstLine="720"/>
        <w:contextualSpacing w:val="0"/>
        <w:rPr>
          <w:rFonts w:asciiTheme="minorHAnsi" w:hAnsiTheme="minorHAnsi" w:cstheme="minorHAnsi"/>
          <w:bCs/>
        </w:rPr>
      </w:pPr>
      <w:r w:rsidRPr="00E008C8">
        <w:rPr>
          <w:rFonts w:asciiTheme="minorHAnsi" w:hAnsiTheme="minorHAnsi" w:cstheme="minorHAnsi"/>
          <w:bCs/>
        </w:rPr>
        <w:t>P</w:t>
      </w:r>
      <w:r w:rsidR="00FB08EB" w:rsidRPr="00E008C8">
        <w:rPr>
          <w:rFonts w:asciiTheme="minorHAnsi" w:hAnsiTheme="minorHAnsi" w:cstheme="minorHAnsi"/>
          <w:bCs/>
        </w:rPr>
        <w:t xml:space="preserve">rovide any </w:t>
      </w:r>
      <w:r w:rsidRPr="00E008C8">
        <w:rPr>
          <w:rFonts w:asciiTheme="minorHAnsi" w:hAnsiTheme="minorHAnsi" w:cstheme="minorHAnsi"/>
          <w:bCs/>
        </w:rPr>
        <w:t>information or content through the Services</w:t>
      </w:r>
      <w:r w:rsidR="00FB08EB" w:rsidRPr="00E008C8">
        <w:rPr>
          <w:rFonts w:asciiTheme="minorHAnsi" w:hAnsiTheme="minorHAnsi" w:cstheme="minorHAnsi"/>
          <w:bCs/>
        </w:rPr>
        <w:t xml:space="preserve"> that includes protected health information (“PHI”) as defined by the Health Insurance Portability and Accountability Act </w:t>
      </w:r>
      <w:r w:rsidR="001032A7" w:rsidRPr="00E008C8">
        <w:rPr>
          <w:rFonts w:asciiTheme="minorHAnsi" w:hAnsiTheme="minorHAnsi" w:cstheme="minorHAnsi"/>
          <w:bCs/>
        </w:rPr>
        <w:t xml:space="preserve">of 1966 </w:t>
      </w:r>
      <w:r w:rsidR="00FB08EB" w:rsidRPr="00E008C8">
        <w:rPr>
          <w:rFonts w:asciiTheme="minorHAnsi" w:hAnsiTheme="minorHAnsi" w:cstheme="minorHAnsi"/>
          <w:bCs/>
        </w:rPr>
        <w:t xml:space="preserve">(HIPAA) </w:t>
      </w:r>
      <w:r w:rsidR="001032A7" w:rsidRPr="00E008C8">
        <w:rPr>
          <w:rFonts w:asciiTheme="minorHAnsi" w:hAnsiTheme="minorHAnsi" w:cstheme="minorHAnsi"/>
          <w:bCs/>
        </w:rPr>
        <w:t>unless expressly</w:t>
      </w:r>
      <w:r w:rsidR="00FB08EB" w:rsidRPr="00E008C8">
        <w:rPr>
          <w:rFonts w:asciiTheme="minorHAnsi" w:hAnsiTheme="minorHAnsi" w:cstheme="minorHAnsi"/>
          <w:bCs/>
        </w:rPr>
        <w:t xml:space="preserve"> permitted by </w:t>
      </w:r>
      <w:r w:rsidRPr="00E008C8">
        <w:rPr>
          <w:rFonts w:asciiTheme="minorHAnsi" w:hAnsiTheme="minorHAnsi" w:cstheme="minorHAnsi"/>
          <w:bCs/>
        </w:rPr>
        <w:t>Crest</w:t>
      </w:r>
      <w:r w:rsidR="002E1520" w:rsidRPr="00E008C8">
        <w:rPr>
          <w:rFonts w:asciiTheme="minorHAnsi" w:hAnsiTheme="minorHAnsi" w:cstheme="minorHAnsi"/>
          <w:bCs/>
        </w:rPr>
        <w:t>.</w:t>
      </w:r>
    </w:p>
    <w:p w14:paraId="58864A90" w14:textId="762716FD" w:rsidR="00000CD2" w:rsidRPr="00E008C8" w:rsidRDefault="007018A9" w:rsidP="00E20C65">
      <w:pPr>
        <w:pStyle w:val="ListParagraph"/>
        <w:numPr>
          <w:ilvl w:val="0"/>
          <w:numId w:val="22"/>
        </w:numPr>
        <w:spacing w:after="240"/>
        <w:ind w:left="0" w:firstLine="720"/>
        <w:contextualSpacing w:val="0"/>
        <w:rPr>
          <w:rFonts w:asciiTheme="minorHAnsi" w:hAnsiTheme="minorHAnsi" w:cstheme="minorHAnsi"/>
          <w:bCs/>
        </w:rPr>
      </w:pPr>
      <w:r w:rsidRPr="00E008C8">
        <w:rPr>
          <w:rFonts w:asciiTheme="minorHAnsi" w:hAnsiTheme="minorHAnsi" w:cstheme="minorHAnsi"/>
          <w:bCs/>
        </w:rPr>
        <w:t>S</w:t>
      </w:r>
      <w:r w:rsidR="008170FE" w:rsidRPr="00E008C8">
        <w:rPr>
          <w:rFonts w:asciiTheme="minorHAnsi" w:hAnsiTheme="minorHAnsi" w:cstheme="minorHAnsi"/>
          <w:bCs/>
        </w:rPr>
        <w:t xml:space="preserve">ubmit any </w:t>
      </w:r>
      <w:r w:rsidR="00FB08EB" w:rsidRPr="00E008C8">
        <w:rPr>
          <w:rFonts w:asciiTheme="minorHAnsi" w:hAnsiTheme="minorHAnsi" w:cstheme="minorHAnsi"/>
          <w:bCs/>
        </w:rPr>
        <w:t>personal data revealing racial or ethnic origin, political opinions, religious or philosophical beliefs, or trade union membership genetic data, biometric data for the purpose of uniquely identifying a natural person, data concerning health or data concerning a natural person’s sex life or sexual orientation within the meaning of Art. 9 EU General Data Protection Regulation 2016/679.</w:t>
      </w:r>
    </w:p>
    <w:p w14:paraId="58E8F66F" w14:textId="576C16CD" w:rsidR="004760CF" w:rsidRPr="00E008C8" w:rsidRDefault="007018A9" w:rsidP="00E20C65">
      <w:pPr>
        <w:pStyle w:val="ListParagraph"/>
        <w:numPr>
          <w:ilvl w:val="0"/>
          <w:numId w:val="22"/>
        </w:numPr>
        <w:spacing w:after="240"/>
        <w:ind w:left="0" w:firstLine="720"/>
        <w:contextualSpacing w:val="0"/>
        <w:rPr>
          <w:rFonts w:asciiTheme="minorHAnsi" w:hAnsiTheme="minorHAnsi" w:cstheme="minorHAnsi"/>
          <w:bCs/>
        </w:rPr>
      </w:pPr>
      <w:r w:rsidRPr="00E008C8">
        <w:rPr>
          <w:rFonts w:asciiTheme="minorHAnsi" w:hAnsiTheme="minorHAnsi" w:cstheme="minorHAnsi"/>
          <w:bCs/>
        </w:rPr>
        <w:t xml:space="preserve">Engage </w:t>
      </w:r>
      <w:r w:rsidR="00733C42" w:rsidRPr="00E008C8">
        <w:rPr>
          <w:rFonts w:asciiTheme="minorHAnsi" w:hAnsiTheme="minorHAnsi" w:cstheme="minorHAnsi"/>
          <w:bCs/>
        </w:rPr>
        <w:t>in illegal, fraudulent, predatory, or abusive behavior or practices</w:t>
      </w:r>
      <w:r w:rsidR="004760CF" w:rsidRPr="00E008C8">
        <w:rPr>
          <w:rFonts w:asciiTheme="minorHAnsi" w:hAnsiTheme="minorHAnsi" w:cstheme="minorHAnsi"/>
          <w:bCs/>
        </w:rPr>
        <w:t xml:space="preserve"> or otherwise for purposes outside of the intended use of the Services including: credit counseling/repair; identity theft protection; direct marketing/subscriptions; infomercials; non-traditional pharmacies; multi-level marketing; telemarketing; rebate schemes; gambling/betting; wire transfers; adult entertainment; firearm, cigarette, tobacco, or drug paraphernalia sales. </w:t>
      </w:r>
    </w:p>
    <w:p w14:paraId="439BDD17" w14:textId="253A0862" w:rsidR="0082711E" w:rsidRPr="00E008C8" w:rsidRDefault="007018A9" w:rsidP="00E20C65">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szCs w:val="24"/>
        </w:rPr>
        <w:t>In</w:t>
      </w:r>
      <w:r w:rsidR="0002227C" w:rsidRPr="00E008C8">
        <w:rPr>
          <w:rFonts w:asciiTheme="minorHAnsi" w:hAnsiTheme="minorHAnsi" w:cstheme="minorHAnsi"/>
          <w:bCs/>
          <w:szCs w:val="24"/>
        </w:rPr>
        <w:t xml:space="preserve">terfere with or disrupt the integrity or performance of the </w:t>
      </w:r>
      <w:r w:rsidR="002E1520" w:rsidRPr="00E008C8">
        <w:rPr>
          <w:rFonts w:asciiTheme="minorHAnsi" w:hAnsiTheme="minorHAnsi" w:cstheme="minorHAnsi"/>
          <w:bCs/>
          <w:szCs w:val="24"/>
        </w:rPr>
        <w:t>Services</w:t>
      </w:r>
      <w:r w:rsidR="0002227C" w:rsidRPr="00E008C8">
        <w:rPr>
          <w:rFonts w:asciiTheme="minorHAnsi" w:hAnsiTheme="minorHAnsi" w:cstheme="minorHAnsi"/>
          <w:bCs/>
          <w:szCs w:val="24"/>
        </w:rPr>
        <w:t xml:space="preserve"> or the data contained therein; </w:t>
      </w:r>
    </w:p>
    <w:p w14:paraId="53E88D81" w14:textId="127C2609" w:rsidR="007018A9" w:rsidRPr="00E008C8" w:rsidRDefault="007018A9" w:rsidP="00E20C65">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szCs w:val="24"/>
        </w:rPr>
        <w:t>A</w:t>
      </w:r>
      <w:r w:rsidR="0002227C" w:rsidRPr="00E008C8">
        <w:rPr>
          <w:rFonts w:asciiTheme="minorHAnsi" w:hAnsiTheme="minorHAnsi" w:cstheme="minorHAnsi"/>
          <w:bCs/>
          <w:szCs w:val="24"/>
        </w:rPr>
        <w:t xml:space="preserve">ttempt to gain access to the </w:t>
      </w:r>
      <w:r w:rsidR="002E1520" w:rsidRPr="00E008C8">
        <w:rPr>
          <w:rFonts w:asciiTheme="minorHAnsi" w:hAnsiTheme="minorHAnsi" w:cstheme="minorHAnsi"/>
          <w:bCs/>
          <w:szCs w:val="24"/>
        </w:rPr>
        <w:t>Services</w:t>
      </w:r>
      <w:r w:rsidR="0002227C" w:rsidRPr="00E008C8">
        <w:rPr>
          <w:rFonts w:asciiTheme="minorHAnsi" w:hAnsiTheme="minorHAnsi" w:cstheme="minorHAnsi"/>
          <w:bCs/>
          <w:szCs w:val="24"/>
        </w:rPr>
        <w:t xml:space="preserve"> or related systems or networks in a manner not permitted by </w:t>
      </w:r>
      <w:r w:rsidRPr="00E008C8">
        <w:rPr>
          <w:rFonts w:asciiTheme="minorHAnsi" w:hAnsiTheme="minorHAnsi" w:cstheme="minorHAnsi"/>
          <w:bCs/>
          <w:szCs w:val="24"/>
        </w:rPr>
        <w:t xml:space="preserve">the </w:t>
      </w:r>
      <w:r w:rsidR="0002227C" w:rsidRPr="00E008C8">
        <w:rPr>
          <w:rFonts w:asciiTheme="minorHAnsi" w:hAnsiTheme="minorHAnsi" w:cstheme="minorHAnsi"/>
          <w:bCs/>
          <w:szCs w:val="24"/>
        </w:rPr>
        <w:t>Agreement</w:t>
      </w:r>
      <w:r w:rsidR="002E1520" w:rsidRPr="00E008C8">
        <w:rPr>
          <w:rFonts w:asciiTheme="minorHAnsi" w:hAnsiTheme="minorHAnsi" w:cstheme="minorHAnsi"/>
          <w:bCs/>
          <w:szCs w:val="24"/>
        </w:rPr>
        <w:t>.</w:t>
      </w:r>
    </w:p>
    <w:p w14:paraId="40488473" w14:textId="61366067" w:rsidR="007018A9" w:rsidRPr="00E008C8" w:rsidRDefault="0002227C" w:rsidP="00E20C65">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szCs w:val="24"/>
        </w:rPr>
        <w:t xml:space="preserve"> </w:t>
      </w:r>
      <w:r w:rsidR="007018A9" w:rsidRPr="00E008C8">
        <w:rPr>
          <w:rFonts w:asciiTheme="minorHAnsi" w:hAnsiTheme="minorHAnsi" w:cstheme="minorHAnsi"/>
          <w:bCs/>
          <w:szCs w:val="24"/>
        </w:rPr>
        <w:t>P</w:t>
      </w:r>
      <w:r w:rsidRPr="00E008C8">
        <w:rPr>
          <w:rFonts w:asciiTheme="minorHAnsi" w:hAnsiTheme="minorHAnsi" w:cstheme="minorHAnsi"/>
          <w:bCs/>
          <w:szCs w:val="24"/>
        </w:rPr>
        <w:t>ost, transmit or otherwise make available through or in connection with the Service</w:t>
      </w:r>
      <w:r w:rsidR="002E1520" w:rsidRPr="00E008C8">
        <w:rPr>
          <w:rFonts w:asciiTheme="minorHAnsi" w:hAnsiTheme="minorHAnsi" w:cstheme="minorHAnsi"/>
          <w:bCs/>
          <w:szCs w:val="24"/>
        </w:rPr>
        <w:t>s</w:t>
      </w:r>
      <w:r w:rsidRPr="00E008C8">
        <w:rPr>
          <w:rFonts w:asciiTheme="minorHAnsi" w:hAnsiTheme="minorHAnsi" w:cstheme="minorHAnsi"/>
          <w:bCs/>
          <w:szCs w:val="24"/>
        </w:rPr>
        <w:t xml:space="preserve"> any virus, worm, Trojan horse, Easter egg, time bomb, spyware or other harmful computer code, files, scripts agents or programs</w:t>
      </w:r>
      <w:r w:rsidR="002E1520" w:rsidRPr="00E008C8">
        <w:rPr>
          <w:rFonts w:asciiTheme="minorHAnsi" w:hAnsiTheme="minorHAnsi" w:cstheme="minorHAnsi"/>
          <w:bCs/>
          <w:szCs w:val="24"/>
        </w:rPr>
        <w:t>.</w:t>
      </w:r>
      <w:r w:rsidRPr="00E008C8">
        <w:rPr>
          <w:rFonts w:asciiTheme="minorHAnsi" w:hAnsiTheme="minorHAnsi" w:cstheme="minorHAnsi"/>
          <w:bCs/>
          <w:szCs w:val="24"/>
        </w:rPr>
        <w:t xml:space="preserve"> </w:t>
      </w:r>
    </w:p>
    <w:p w14:paraId="05D531A7" w14:textId="4146EA8A" w:rsidR="007018A9" w:rsidRPr="00E008C8" w:rsidRDefault="007018A9" w:rsidP="00E20C65">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szCs w:val="24"/>
        </w:rPr>
        <w:lastRenderedPageBreak/>
        <w:t>R</w:t>
      </w:r>
      <w:r w:rsidR="0002227C" w:rsidRPr="00E008C8">
        <w:rPr>
          <w:rFonts w:asciiTheme="minorHAnsi" w:hAnsiTheme="minorHAnsi" w:cstheme="minorHAnsi"/>
          <w:bCs/>
          <w:szCs w:val="24"/>
        </w:rPr>
        <w:t>estrict or inhibit any other person or entity from using the Service</w:t>
      </w:r>
      <w:r w:rsidR="002E1520" w:rsidRPr="00E008C8">
        <w:rPr>
          <w:rFonts w:asciiTheme="minorHAnsi" w:hAnsiTheme="minorHAnsi" w:cstheme="minorHAnsi"/>
          <w:bCs/>
          <w:szCs w:val="24"/>
        </w:rPr>
        <w:t>s.</w:t>
      </w:r>
    </w:p>
    <w:p w14:paraId="2D04B16F" w14:textId="35602BAD" w:rsidR="0082711E" w:rsidRPr="00E008C8" w:rsidRDefault="0002227C" w:rsidP="00E20C65">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szCs w:val="24"/>
        </w:rPr>
        <w:t xml:space="preserve"> </w:t>
      </w:r>
      <w:r w:rsidR="007018A9" w:rsidRPr="00E008C8">
        <w:rPr>
          <w:rFonts w:asciiTheme="minorHAnsi" w:hAnsiTheme="minorHAnsi" w:cstheme="minorHAnsi"/>
          <w:bCs/>
          <w:szCs w:val="24"/>
        </w:rPr>
        <w:t>R</w:t>
      </w:r>
      <w:r w:rsidRPr="00E008C8">
        <w:rPr>
          <w:rFonts w:asciiTheme="minorHAnsi" w:hAnsiTheme="minorHAnsi" w:cstheme="minorHAnsi"/>
          <w:bCs/>
          <w:szCs w:val="24"/>
        </w:rPr>
        <w:t>emove any copyright, trademark or other proprietary rights notice from the Service</w:t>
      </w:r>
      <w:r w:rsidR="002E1520" w:rsidRPr="00E008C8">
        <w:rPr>
          <w:rFonts w:asciiTheme="minorHAnsi" w:hAnsiTheme="minorHAnsi" w:cstheme="minorHAnsi"/>
          <w:bCs/>
          <w:szCs w:val="24"/>
        </w:rPr>
        <w:t>s.</w:t>
      </w:r>
    </w:p>
    <w:p w14:paraId="291B11E6" w14:textId="2B7C931C" w:rsidR="00B6670D" w:rsidRPr="00E008C8" w:rsidRDefault="007018A9" w:rsidP="00E20C65">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szCs w:val="24"/>
        </w:rPr>
        <w:t>U</w:t>
      </w:r>
      <w:r w:rsidR="0002227C" w:rsidRPr="00E008C8">
        <w:rPr>
          <w:rFonts w:asciiTheme="minorHAnsi" w:hAnsiTheme="minorHAnsi" w:cstheme="minorHAnsi"/>
          <w:bCs/>
          <w:szCs w:val="24"/>
        </w:rPr>
        <w:t xml:space="preserve">se any robot, spider, site search/retrieval application or other manual or automatic device to retrieve, index, “scrape,” “data mine” or otherwise gather </w:t>
      </w:r>
      <w:r w:rsidR="002E1520" w:rsidRPr="00E008C8">
        <w:rPr>
          <w:rFonts w:asciiTheme="minorHAnsi" w:hAnsiTheme="minorHAnsi" w:cstheme="minorHAnsi"/>
          <w:bCs/>
          <w:szCs w:val="24"/>
        </w:rPr>
        <w:t>Services</w:t>
      </w:r>
      <w:r w:rsidR="0002227C" w:rsidRPr="00E008C8">
        <w:rPr>
          <w:rFonts w:asciiTheme="minorHAnsi" w:hAnsiTheme="minorHAnsi" w:cstheme="minorHAnsi"/>
          <w:bCs/>
          <w:szCs w:val="24"/>
        </w:rPr>
        <w:t xml:space="preserve"> content, or reproduce or circumvent the navigational structure or presentation of the </w:t>
      </w:r>
      <w:r w:rsidR="002E1520" w:rsidRPr="00E008C8">
        <w:rPr>
          <w:rFonts w:asciiTheme="minorHAnsi" w:hAnsiTheme="minorHAnsi" w:cstheme="minorHAnsi"/>
          <w:bCs/>
          <w:szCs w:val="24"/>
        </w:rPr>
        <w:t>Services</w:t>
      </w:r>
      <w:r w:rsidR="0002227C" w:rsidRPr="00E008C8">
        <w:rPr>
          <w:rFonts w:asciiTheme="minorHAnsi" w:hAnsiTheme="minorHAnsi" w:cstheme="minorHAnsi"/>
          <w:bCs/>
          <w:szCs w:val="24"/>
        </w:rPr>
        <w:t>.</w:t>
      </w:r>
    </w:p>
    <w:p w14:paraId="19D0E6B2" w14:textId="7D42D278" w:rsidR="004B512F" w:rsidRPr="00E008C8" w:rsidRDefault="002E1520" w:rsidP="007E588D">
      <w:pPr>
        <w:pStyle w:val="ListParagraph"/>
        <w:numPr>
          <w:ilvl w:val="0"/>
          <w:numId w:val="22"/>
        </w:numPr>
        <w:spacing w:after="240"/>
        <w:ind w:left="0" w:firstLine="720"/>
        <w:contextualSpacing w:val="0"/>
        <w:rPr>
          <w:rFonts w:asciiTheme="minorHAnsi" w:hAnsiTheme="minorHAnsi" w:cstheme="minorHAnsi"/>
          <w:bCs/>
        </w:rPr>
      </w:pPr>
      <w:r w:rsidRPr="00E008C8">
        <w:rPr>
          <w:rFonts w:asciiTheme="minorHAnsi" w:hAnsiTheme="minorHAnsi" w:cstheme="minorHAnsi"/>
          <w:bCs/>
        </w:rPr>
        <w:t>Violate the intellectual property rights of Crest</w:t>
      </w:r>
      <w:r w:rsidR="001D691B" w:rsidRPr="00E008C8">
        <w:rPr>
          <w:rFonts w:asciiTheme="minorHAnsi" w:hAnsiTheme="minorHAnsi" w:cstheme="minorHAnsi"/>
          <w:bCs/>
        </w:rPr>
        <w:t xml:space="preserve"> or third parties</w:t>
      </w:r>
      <w:r w:rsidRPr="00E008C8">
        <w:rPr>
          <w:rFonts w:asciiTheme="minorHAnsi" w:hAnsiTheme="minorHAnsi" w:cstheme="minorHAnsi"/>
          <w:bCs/>
        </w:rPr>
        <w:t>, including:</w:t>
      </w:r>
      <w:r w:rsidR="001D691B" w:rsidRPr="00E008C8">
        <w:rPr>
          <w:rFonts w:asciiTheme="minorHAnsi" w:hAnsiTheme="minorHAnsi" w:cstheme="minorHAnsi"/>
          <w:bCs/>
        </w:rPr>
        <w:t xml:space="preserve"> </w:t>
      </w:r>
      <w:r w:rsidR="001D691B" w:rsidRPr="00E008C8">
        <w:rPr>
          <w:rFonts w:asciiTheme="minorHAnsi" w:hAnsiTheme="minorHAnsi" w:cstheme="minorHAnsi"/>
        </w:rPr>
        <w:t xml:space="preserve">(i) modifying, copying, or creating any derivative works based on the Services or features, functions, integrations, or graphics of the Services; (ii) licensing, sublicensing, selling, reselling, renting, leasing, transferring, assigning, distributing, time sharing, offering in a service bureau, or otherwise making the Services available to any third party; (iii) reverse engineering or decompiling any portion of the Services, including but not limited to any software utilized by Crest in the provision of the Services; (iv) accessing or using (or allowing a third party to access or use) the Services for benchmarking, comparison with other products, competitive analysis, or to build any competing products or services; (v) using the Services to provide, or incorporating the Services into, any substantially similar cloud-based service for the benefit of a third party; (vi) systematically downloading and storing Services content; (vii) framing or mirroring any portion of the Services, or otherwise incorporating any portion of the Services into any product or service; (viii) removing any copyright, trademark, or other proprietary rights notice from the Services; or </w:t>
      </w:r>
      <w:r w:rsidR="00903F99" w:rsidRPr="00E008C8">
        <w:rPr>
          <w:rFonts w:asciiTheme="minorHAnsi" w:hAnsiTheme="minorHAnsi" w:cstheme="minorHAnsi"/>
          <w:bCs/>
        </w:rPr>
        <w:t>(</w:t>
      </w:r>
      <w:r w:rsidRPr="00E008C8">
        <w:rPr>
          <w:rFonts w:asciiTheme="minorHAnsi" w:hAnsiTheme="minorHAnsi" w:cstheme="minorHAnsi"/>
          <w:bCs/>
        </w:rPr>
        <w:t>vi</w:t>
      </w:r>
      <w:r w:rsidR="00903F99" w:rsidRPr="00E008C8">
        <w:rPr>
          <w:rFonts w:asciiTheme="minorHAnsi" w:hAnsiTheme="minorHAnsi" w:cstheme="minorHAnsi"/>
          <w:bCs/>
        </w:rPr>
        <w:t>) otherwise us</w:t>
      </w:r>
      <w:r w:rsidR="001D691B" w:rsidRPr="00E008C8">
        <w:rPr>
          <w:rFonts w:asciiTheme="minorHAnsi" w:hAnsiTheme="minorHAnsi" w:cstheme="minorHAnsi"/>
          <w:bCs/>
        </w:rPr>
        <w:t>ing</w:t>
      </w:r>
      <w:r w:rsidR="00903F99" w:rsidRPr="00E008C8">
        <w:rPr>
          <w:rFonts w:asciiTheme="minorHAnsi" w:hAnsiTheme="minorHAnsi" w:cstheme="minorHAnsi"/>
          <w:bCs/>
        </w:rPr>
        <w:t xml:space="preserve"> or exploit</w:t>
      </w:r>
      <w:r w:rsidR="001D691B" w:rsidRPr="00E008C8">
        <w:rPr>
          <w:rFonts w:asciiTheme="minorHAnsi" w:hAnsiTheme="minorHAnsi" w:cstheme="minorHAnsi"/>
          <w:bCs/>
        </w:rPr>
        <w:t>ing</w:t>
      </w:r>
      <w:r w:rsidR="00903F99" w:rsidRPr="00E008C8">
        <w:rPr>
          <w:rFonts w:asciiTheme="minorHAnsi" w:hAnsiTheme="minorHAnsi" w:cstheme="minorHAnsi"/>
          <w:bCs/>
        </w:rPr>
        <w:t xml:space="preserve"> the </w:t>
      </w:r>
      <w:r w:rsidRPr="00E008C8">
        <w:rPr>
          <w:rFonts w:asciiTheme="minorHAnsi" w:hAnsiTheme="minorHAnsi" w:cstheme="minorHAnsi"/>
          <w:bCs/>
        </w:rPr>
        <w:t>Services</w:t>
      </w:r>
      <w:r w:rsidR="00903F99" w:rsidRPr="00E008C8">
        <w:rPr>
          <w:rFonts w:asciiTheme="minorHAnsi" w:hAnsiTheme="minorHAnsi" w:cstheme="minorHAnsi"/>
          <w:bCs/>
        </w:rPr>
        <w:t xml:space="preserve"> in any manner not expressly permitted by this Agreement.</w:t>
      </w:r>
    </w:p>
    <w:p w14:paraId="0FD4980F" w14:textId="6C318692" w:rsidR="00000CD2" w:rsidRPr="00E008C8" w:rsidRDefault="004760CF" w:rsidP="00E20C65">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szCs w:val="24"/>
        </w:rPr>
        <w:t>U</w:t>
      </w:r>
      <w:r w:rsidR="00000CD2" w:rsidRPr="00E008C8">
        <w:rPr>
          <w:rFonts w:asciiTheme="minorHAnsi" w:hAnsiTheme="minorHAnsi" w:cstheme="minorHAnsi"/>
          <w:bCs/>
          <w:szCs w:val="24"/>
        </w:rPr>
        <w:t>pload,</w:t>
      </w:r>
      <w:r w:rsidR="004E7E1B" w:rsidRPr="00E008C8">
        <w:rPr>
          <w:rFonts w:asciiTheme="minorHAnsi" w:hAnsiTheme="minorHAnsi" w:cstheme="minorHAnsi"/>
          <w:bCs/>
          <w:szCs w:val="24"/>
        </w:rPr>
        <w:t xml:space="preserve"> submit,</w:t>
      </w:r>
      <w:r w:rsidR="00000CD2" w:rsidRPr="00E008C8">
        <w:rPr>
          <w:rFonts w:asciiTheme="minorHAnsi" w:hAnsiTheme="minorHAnsi" w:cstheme="minorHAnsi"/>
          <w:bCs/>
          <w:szCs w:val="24"/>
        </w:rPr>
        <w:t xml:space="preserve"> post, transmit, distribute, or disseminate any </w:t>
      </w:r>
      <w:r w:rsidRPr="00E008C8">
        <w:rPr>
          <w:rFonts w:asciiTheme="minorHAnsi" w:hAnsiTheme="minorHAnsi" w:cstheme="minorHAnsi"/>
          <w:bCs/>
          <w:szCs w:val="24"/>
        </w:rPr>
        <w:t xml:space="preserve">improper or harmful information or </w:t>
      </w:r>
      <w:r w:rsidR="00000CD2" w:rsidRPr="00E008C8">
        <w:rPr>
          <w:rFonts w:asciiTheme="minorHAnsi" w:hAnsiTheme="minorHAnsi" w:cstheme="minorHAnsi"/>
          <w:bCs/>
          <w:szCs w:val="24"/>
        </w:rPr>
        <w:t xml:space="preserve">content through the </w:t>
      </w:r>
      <w:r w:rsidR="002E1520" w:rsidRPr="00E008C8">
        <w:rPr>
          <w:rFonts w:asciiTheme="minorHAnsi" w:hAnsiTheme="minorHAnsi" w:cstheme="minorHAnsi"/>
          <w:bCs/>
          <w:szCs w:val="24"/>
        </w:rPr>
        <w:t>Services</w:t>
      </w:r>
      <w:r w:rsidR="00000CD2" w:rsidRPr="00E008C8">
        <w:rPr>
          <w:rFonts w:asciiTheme="minorHAnsi" w:hAnsiTheme="minorHAnsi" w:cstheme="minorHAnsi"/>
          <w:bCs/>
          <w:szCs w:val="24"/>
        </w:rPr>
        <w:t xml:space="preserve"> </w:t>
      </w:r>
      <w:r w:rsidRPr="00E008C8">
        <w:rPr>
          <w:rFonts w:asciiTheme="minorHAnsi" w:hAnsiTheme="minorHAnsi" w:cstheme="minorHAnsi"/>
          <w:bCs/>
          <w:szCs w:val="24"/>
        </w:rPr>
        <w:t xml:space="preserve">including information or content </w:t>
      </w:r>
      <w:r w:rsidR="00000CD2" w:rsidRPr="00E008C8">
        <w:rPr>
          <w:rFonts w:asciiTheme="minorHAnsi" w:hAnsiTheme="minorHAnsi" w:cstheme="minorHAnsi"/>
          <w:bCs/>
          <w:szCs w:val="24"/>
        </w:rPr>
        <w:t>that: (</w:t>
      </w:r>
      <w:r w:rsidR="00A45C8A" w:rsidRPr="00E008C8">
        <w:rPr>
          <w:rFonts w:asciiTheme="minorHAnsi" w:hAnsiTheme="minorHAnsi" w:cstheme="minorHAnsi"/>
          <w:bCs/>
          <w:szCs w:val="24"/>
        </w:rPr>
        <w:t>i</w:t>
      </w:r>
      <w:r w:rsidR="00000CD2" w:rsidRPr="00E008C8">
        <w:rPr>
          <w:rFonts w:asciiTheme="minorHAnsi" w:hAnsiTheme="minorHAnsi" w:cstheme="minorHAnsi"/>
          <w:bCs/>
          <w:szCs w:val="24"/>
        </w:rPr>
        <w:t>) is false, misleading, unlawful, obscene, indecent, lewd, pornographic, defamatory, libelous, threatening, harassing, hateful, abusive, inflammatory</w:t>
      </w:r>
      <w:r w:rsidR="0066067D" w:rsidRPr="00E008C8">
        <w:rPr>
          <w:rFonts w:asciiTheme="minorHAnsi" w:hAnsiTheme="minorHAnsi" w:cstheme="minorHAnsi"/>
          <w:bCs/>
          <w:szCs w:val="24"/>
        </w:rPr>
        <w:t>, or discriminatory towards an individual or group of individuals</w:t>
      </w:r>
      <w:r w:rsidR="00000CD2" w:rsidRPr="00E008C8">
        <w:rPr>
          <w:rFonts w:asciiTheme="minorHAnsi" w:hAnsiTheme="minorHAnsi" w:cstheme="minorHAnsi"/>
          <w:bCs/>
          <w:szCs w:val="24"/>
        </w:rPr>
        <w:t>; (</w:t>
      </w:r>
      <w:r w:rsidR="00A45C8A" w:rsidRPr="00E008C8">
        <w:rPr>
          <w:rFonts w:asciiTheme="minorHAnsi" w:hAnsiTheme="minorHAnsi" w:cstheme="minorHAnsi"/>
          <w:bCs/>
          <w:szCs w:val="24"/>
        </w:rPr>
        <w:t>ii</w:t>
      </w:r>
      <w:r w:rsidR="00000CD2" w:rsidRPr="00E008C8">
        <w:rPr>
          <w:rFonts w:asciiTheme="minorHAnsi" w:hAnsiTheme="minorHAnsi" w:cstheme="minorHAnsi"/>
          <w:bCs/>
          <w:szCs w:val="24"/>
        </w:rPr>
        <w:t>) encourages conduct that may be considered a criminal offense or could result in civil liability; (</w:t>
      </w:r>
      <w:r w:rsidR="00A45C8A" w:rsidRPr="00E008C8">
        <w:rPr>
          <w:rFonts w:asciiTheme="minorHAnsi" w:hAnsiTheme="minorHAnsi" w:cstheme="minorHAnsi"/>
          <w:bCs/>
          <w:szCs w:val="24"/>
        </w:rPr>
        <w:t>iii</w:t>
      </w:r>
      <w:r w:rsidR="00000CD2" w:rsidRPr="00E008C8">
        <w:rPr>
          <w:rFonts w:asciiTheme="minorHAnsi" w:hAnsiTheme="minorHAnsi" w:cstheme="minorHAnsi"/>
          <w:bCs/>
          <w:szCs w:val="24"/>
        </w:rPr>
        <w:t>) violates any duty or rights of any individual or entity, including publicity or privacy rights; (</w:t>
      </w:r>
      <w:r w:rsidR="00A45C8A" w:rsidRPr="00E008C8">
        <w:rPr>
          <w:rFonts w:asciiTheme="minorHAnsi" w:hAnsiTheme="minorHAnsi" w:cstheme="minorHAnsi"/>
          <w:bCs/>
          <w:szCs w:val="24"/>
        </w:rPr>
        <w:t>iv</w:t>
      </w:r>
      <w:r w:rsidR="00000CD2" w:rsidRPr="00E008C8">
        <w:rPr>
          <w:rFonts w:asciiTheme="minorHAnsi" w:hAnsiTheme="minorHAnsi" w:cstheme="minorHAnsi"/>
          <w:bCs/>
          <w:szCs w:val="24"/>
        </w:rPr>
        <w:t>) contains corrupted data or other harmful, disruptive, or destructive files; (</w:t>
      </w:r>
      <w:r w:rsidR="00A45C8A" w:rsidRPr="00E008C8">
        <w:rPr>
          <w:rFonts w:asciiTheme="minorHAnsi" w:hAnsiTheme="minorHAnsi" w:cstheme="minorHAnsi"/>
          <w:bCs/>
          <w:szCs w:val="24"/>
        </w:rPr>
        <w:t>v</w:t>
      </w:r>
      <w:r w:rsidR="00000CD2" w:rsidRPr="00E008C8">
        <w:rPr>
          <w:rFonts w:asciiTheme="minorHAnsi" w:hAnsiTheme="minorHAnsi" w:cstheme="minorHAnsi"/>
          <w:bCs/>
          <w:szCs w:val="24"/>
        </w:rPr>
        <w:t>) advertises products or services that compete with those offered by Crest or its partners, as determined solely by Crest;</w:t>
      </w:r>
      <w:r w:rsidR="000F0C23" w:rsidRPr="00E008C8">
        <w:rPr>
          <w:rFonts w:asciiTheme="minorHAnsi" w:hAnsiTheme="minorHAnsi" w:cstheme="minorHAnsi"/>
          <w:bCs/>
          <w:szCs w:val="24"/>
        </w:rPr>
        <w:t xml:space="preserve"> (</w:t>
      </w:r>
      <w:r w:rsidR="00A45C8A" w:rsidRPr="00E008C8">
        <w:rPr>
          <w:rFonts w:asciiTheme="minorHAnsi" w:hAnsiTheme="minorHAnsi" w:cstheme="minorHAnsi"/>
          <w:bCs/>
          <w:szCs w:val="24"/>
        </w:rPr>
        <w:t>vi</w:t>
      </w:r>
      <w:r w:rsidR="000F0C23" w:rsidRPr="00E008C8">
        <w:rPr>
          <w:rFonts w:asciiTheme="minorHAnsi" w:hAnsiTheme="minorHAnsi" w:cstheme="minorHAnsi"/>
          <w:bCs/>
          <w:szCs w:val="24"/>
        </w:rPr>
        <w:t>) is corrupt, stolen, copyrighted, or contains discriminatory bias,</w:t>
      </w:r>
      <w:r w:rsidR="00000CD2" w:rsidRPr="00E008C8">
        <w:rPr>
          <w:rFonts w:asciiTheme="minorHAnsi" w:hAnsiTheme="minorHAnsi" w:cstheme="minorHAnsi"/>
          <w:bCs/>
          <w:szCs w:val="24"/>
        </w:rPr>
        <w:t xml:space="preserve"> or (</w:t>
      </w:r>
      <w:r w:rsidR="00A45C8A" w:rsidRPr="00E008C8">
        <w:rPr>
          <w:rFonts w:asciiTheme="minorHAnsi" w:hAnsiTheme="minorHAnsi" w:cstheme="minorHAnsi"/>
          <w:bCs/>
          <w:szCs w:val="24"/>
        </w:rPr>
        <w:t>vii</w:t>
      </w:r>
      <w:r w:rsidR="00000CD2" w:rsidRPr="00E008C8">
        <w:rPr>
          <w:rFonts w:asciiTheme="minorHAnsi" w:hAnsiTheme="minorHAnsi" w:cstheme="minorHAnsi"/>
          <w:bCs/>
          <w:szCs w:val="24"/>
        </w:rPr>
        <w:t xml:space="preserve">) in Crest’s judgment, is objectionable, restricts or inhibits others from using or enjoying any part of the </w:t>
      </w:r>
      <w:r w:rsidR="002E1520" w:rsidRPr="00E008C8">
        <w:rPr>
          <w:rFonts w:asciiTheme="minorHAnsi" w:hAnsiTheme="minorHAnsi" w:cstheme="minorHAnsi"/>
          <w:bCs/>
          <w:szCs w:val="24"/>
        </w:rPr>
        <w:t>Services</w:t>
      </w:r>
      <w:r w:rsidR="00000CD2" w:rsidRPr="00E008C8">
        <w:rPr>
          <w:rFonts w:asciiTheme="minorHAnsi" w:hAnsiTheme="minorHAnsi" w:cstheme="minorHAnsi"/>
          <w:bCs/>
          <w:szCs w:val="24"/>
        </w:rPr>
        <w:t>, or may expose Crest, its affiliates, or users to potential harm or liability.</w:t>
      </w:r>
      <w:r w:rsidR="00E20C65" w:rsidRPr="00E008C8">
        <w:rPr>
          <w:rFonts w:asciiTheme="minorHAnsi" w:hAnsiTheme="minorHAnsi" w:cstheme="minorHAnsi"/>
          <w:bCs/>
          <w:szCs w:val="24"/>
        </w:rPr>
        <w:t xml:space="preserve"> Use the Services to send unsolicited communications, promotions, or advertisements, including spam and robocalls</w:t>
      </w:r>
    </w:p>
    <w:p w14:paraId="3A5D5224" w14:textId="4B981D63" w:rsidR="001D691B" w:rsidRPr="00E008C8" w:rsidRDefault="004760CF" w:rsidP="001D691B">
      <w:pPr>
        <w:pStyle w:val="DWTNorm"/>
        <w:numPr>
          <w:ilvl w:val="0"/>
          <w:numId w:val="22"/>
        </w:numPr>
        <w:ind w:left="0" w:firstLine="720"/>
        <w:rPr>
          <w:rFonts w:asciiTheme="minorHAnsi" w:hAnsiTheme="minorHAnsi" w:cstheme="minorHAnsi"/>
        </w:rPr>
      </w:pPr>
      <w:r w:rsidRPr="00E008C8">
        <w:rPr>
          <w:rFonts w:asciiTheme="minorHAnsi" w:hAnsiTheme="minorHAnsi" w:cstheme="minorHAnsi"/>
          <w:bCs/>
          <w:szCs w:val="24"/>
        </w:rPr>
        <w:t xml:space="preserve">Use the Services for purposes that unethical or harmful to others including: </w:t>
      </w:r>
      <w:r w:rsidR="00D80F31" w:rsidRPr="00E008C8">
        <w:rPr>
          <w:rFonts w:asciiTheme="minorHAnsi" w:hAnsiTheme="minorHAnsi" w:cstheme="minorHAnsi"/>
          <w:bCs/>
          <w:szCs w:val="24"/>
        </w:rPr>
        <w:t>(i)</w:t>
      </w:r>
      <w:r w:rsidR="001D691B" w:rsidRPr="00E008C8">
        <w:rPr>
          <w:rFonts w:asciiTheme="minorHAnsi" w:hAnsiTheme="minorHAnsi" w:cstheme="minorHAnsi"/>
        </w:rPr>
        <w:t xml:space="preserve"> impersonating any person or entity, or falsely stating or otherwise misrepresenting your affiliation with a person, organization, or entity; (ii) violating, misappropriating, or infringing a person’s right to privacy or publicity, including any of their moral or intellectual property rights; (iii) using the Services, or transmitting through the Services, any data or information for the purpose of committing fraud, abuse, or identity theft, or for furthering any of the foregoing; (iv) </w:t>
      </w:r>
      <w:r w:rsidR="001D691B" w:rsidRPr="00E008C8">
        <w:rPr>
          <w:rFonts w:asciiTheme="minorHAnsi" w:hAnsiTheme="minorHAnsi" w:cstheme="minorHAnsi"/>
        </w:rPr>
        <w:lastRenderedPageBreak/>
        <w:t>sending altered, deceptive, or false source-identifying information through the Services; or (v) using the Services in a manner that exploits, harms, or attempts to exploit or harm minors in any way, for example by exposing them to inappropriate content.</w:t>
      </w:r>
    </w:p>
    <w:p w14:paraId="7EAF5D2F" w14:textId="42635D2E" w:rsidR="00BE678B" w:rsidRPr="00E008C8" w:rsidRDefault="00BE678B" w:rsidP="00D80F31">
      <w:pPr>
        <w:pStyle w:val="DWTNorm"/>
        <w:numPr>
          <w:ilvl w:val="0"/>
          <w:numId w:val="22"/>
        </w:numPr>
        <w:ind w:left="0" w:firstLine="720"/>
        <w:rPr>
          <w:rFonts w:asciiTheme="minorHAnsi" w:hAnsiTheme="minorHAnsi" w:cstheme="minorHAnsi"/>
          <w:bCs/>
        </w:rPr>
      </w:pPr>
      <w:r w:rsidRPr="00E008C8">
        <w:rPr>
          <w:rFonts w:asciiTheme="minorHAnsi" w:hAnsiTheme="minorHAnsi" w:cstheme="minorHAnsi"/>
          <w:bCs/>
        </w:rPr>
        <w:t xml:space="preserve">Remove, deactivate or disable any </w:t>
      </w:r>
      <w:r w:rsidR="001D691B" w:rsidRPr="00E008C8">
        <w:rPr>
          <w:rFonts w:asciiTheme="minorHAnsi" w:hAnsiTheme="minorHAnsi" w:cstheme="minorHAnsi"/>
          <w:bCs/>
        </w:rPr>
        <w:t>“</w:t>
      </w:r>
      <w:r w:rsidRPr="00E008C8">
        <w:rPr>
          <w:rFonts w:asciiTheme="minorHAnsi" w:hAnsiTheme="minorHAnsi" w:cstheme="minorHAnsi"/>
          <w:bCs/>
        </w:rPr>
        <w:t>watermarks</w:t>
      </w:r>
      <w:r w:rsidR="001D691B" w:rsidRPr="00E008C8">
        <w:rPr>
          <w:rFonts w:asciiTheme="minorHAnsi" w:hAnsiTheme="minorHAnsi" w:cstheme="minorHAnsi"/>
          <w:bCs/>
        </w:rPr>
        <w:t>”</w:t>
      </w:r>
      <w:r w:rsidRPr="00E008C8">
        <w:rPr>
          <w:rFonts w:asciiTheme="minorHAnsi" w:hAnsiTheme="minorHAnsi" w:cstheme="minorHAnsi"/>
          <w:bCs/>
        </w:rPr>
        <w:t xml:space="preserve"> or other mechanisms of the AI Staff Services that are designed to help validate provenance or differentiate between human-generated and artificial intelligence-generated content.</w:t>
      </w:r>
    </w:p>
    <w:p w14:paraId="3F20A51B" w14:textId="33518D0B" w:rsidR="00BE678B" w:rsidRPr="00E008C8" w:rsidRDefault="00BE678B" w:rsidP="00D80F31">
      <w:pPr>
        <w:pStyle w:val="DWTNorm"/>
        <w:numPr>
          <w:ilvl w:val="0"/>
          <w:numId w:val="22"/>
        </w:numPr>
        <w:ind w:left="0" w:firstLine="720"/>
        <w:rPr>
          <w:rFonts w:asciiTheme="minorHAnsi" w:hAnsiTheme="minorHAnsi" w:cstheme="minorHAnsi"/>
          <w:bCs/>
        </w:rPr>
      </w:pPr>
      <w:r w:rsidRPr="00E008C8">
        <w:rPr>
          <w:rFonts w:asciiTheme="minorHAnsi" w:hAnsiTheme="minorHAnsi" w:cstheme="minorHAnsi"/>
          <w:bCs/>
        </w:rPr>
        <w:t>Use the Services in a manner that could result in the death or serious bodily injury of any person</w:t>
      </w:r>
      <w:r w:rsidR="00D80F31" w:rsidRPr="00E008C8">
        <w:rPr>
          <w:rFonts w:asciiTheme="minorHAnsi" w:hAnsiTheme="minorHAnsi" w:cstheme="minorHAnsi"/>
          <w:bCs/>
        </w:rPr>
        <w:t xml:space="preserve"> or animal</w:t>
      </w:r>
      <w:r w:rsidRPr="00E008C8">
        <w:rPr>
          <w:rFonts w:asciiTheme="minorHAnsi" w:hAnsiTheme="minorHAnsi" w:cstheme="minorHAnsi"/>
          <w:bCs/>
        </w:rPr>
        <w:t xml:space="preserve"> or in other catastrophic damage, including through warfare or the operation of critical infrastructure.</w:t>
      </w:r>
    </w:p>
    <w:p w14:paraId="1829F1B8" w14:textId="78FA9569" w:rsidR="00B135E3" w:rsidRPr="00E008C8" w:rsidRDefault="00EB46CE" w:rsidP="00E008C8">
      <w:pPr>
        <w:pStyle w:val="DWTNorm"/>
        <w:numPr>
          <w:ilvl w:val="0"/>
          <w:numId w:val="22"/>
        </w:numPr>
        <w:ind w:left="0" w:firstLine="720"/>
        <w:rPr>
          <w:rFonts w:asciiTheme="minorHAnsi" w:hAnsiTheme="minorHAnsi" w:cstheme="minorHAnsi"/>
          <w:bCs/>
          <w:szCs w:val="24"/>
        </w:rPr>
      </w:pPr>
      <w:r w:rsidRPr="00E008C8">
        <w:rPr>
          <w:rFonts w:asciiTheme="minorHAnsi" w:hAnsiTheme="minorHAnsi" w:cstheme="minorHAnsi"/>
          <w:bCs/>
        </w:rPr>
        <w:t xml:space="preserve">Use the Services to conduct unauthorized network access or surveillance, or in any way that threatens the security, availability, or integrity of any network or system. </w:t>
      </w:r>
    </w:p>
    <w:sectPr w:rsidR="00B135E3" w:rsidRPr="00E008C8" w:rsidSect="007637AB">
      <w:headerReference w:type="even" r:id="rId9"/>
      <w:headerReference w:type="default" r:id="rId10"/>
      <w:footerReference w:type="even" r:id="rId11"/>
      <w:footerReference w:type="default" r:id="rId12"/>
      <w:headerReference w:type="first" r:id="rId13"/>
      <w:footerReference w:type="first" r:id="rId14"/>
      <w:pgSz w:w="12240" w:h="15840"/>
      <w:pgMar w:top="1440" w:right="1440" w:bottom="1440" w:left="1440" w:header="720" w:footer="720" w:gutter="0"/>
      <w:cols w:space="720"/>
      <w:titlePg/>
      <w:docGrid w:linePitch="360"/>
    </w:sectPr>
  </w:body>
</w:document>
</file>

<file path=word/customizations.xml><?xml version="1.0" encoding="utf-8"?>
<wne:tcg xmlns:r="http://schemas.openxmlformats.org/officeDocument/2006/relationships" xmlns:wne="http://schemas.microsoft.com/office/word/2006/wordml">
  <wne:keymaps>
    <wne:keymap wne:kcmPrimary="0631">
      <wne:acd wne:acdName="acd0"/>
    </wne:keymap>
    <wne:keymap wne:kcmPrimary="0632">
      <wne:acd wne:acdName="acd1"/>
    </wne:keymap>
    <wne:keymap wne:kcmPrimary="0633">
      <wne:acd wne:acdName="acd2"/>
    </wne:keymap>
    <wne:keymap wne:kcmPrimary="0634">
      <wne:acd wne:acdName="acd3"/>
    </wne:keymap>
    <wne:keymap wne:kcmPrimary="0635">
      <wne:acd wne:acdName="acd4"/>
    </wne:keymap>
    <wne:keymap wne:kcmPrimary="0636">
      <wne:acd wne:acdName="acd5"/>
    </wne:keymap>
    <wne:keymap wne:kcmPrimary="0637">
      <wne:acd wne:acdName="acd6"/>
    </wne:keymap>
    <wne:keymap wne:kcmPrimary="0638">
      <wne:acd wne:acdName="acd7"/>
    </wne:keymap>
  </wne:keymaps>
  <wne:toolbars>
    <wne:acdManifest>
      <wne:acdEntry wne:acdName="acd0"/>
      <wne:acdEntry wne:acdName="acd1"/>
      <wne:acdEntry wne:acdName="acd2"/>
      <wne:acdEntry wne:acdName="acd3"/>
      <wne:acdEntry wne:acdName="acd4"/>
      <wne:acdEntry wne:acdName="acd5"/>
      <wne:acdEntry wne:acdName="acd6"/>
      <wne:acdEntry wne:acdName="acd7"/>
    </wne:acdManifest>
  </wne:toolbars>
  <wne:acds>
    <wne:acd wne:argValue="AgBPAHUAdABIAGUAYQBkADEA" wne:acdName="acd0" wne:fciIndexBasedOn="0065"/>
    <wne:acd wne:argValue="AgBPAHUAdABIAGUAYQBkADIA" wne:acdName="acd1" wne:fciIndexBasedOn="0065"/>
    <wne:acd wne:argValue="AgBPAHUAdABIAGUAYQBkADMA" wne:acdName="acd2" wne:fciIndexBasedOn="0065"/>
    <wne:acd wne:argValue="AgBPAHUAdABIAGUAYQBkADQA" wne:acdName="acd3" wne:fciIndexBasedOn="0065"/>
    <wne:acd wne:argValue="AgBPAHUAdABIAGUAYQBkADUA" wne:acdName="acd4" wne:fciIndexBasedOn="0065"/>
    <wne:acd wne:argValue="AgBPAHUAdABIAGUAYQBkADYA" wne:acdName="acd5" wne:fciIndexBasedOn="0065"/>
    <wne:acd wne:argValue="AgBPAHUAdABIAGUAYQBkADcA" wne:acdName="acd6" wne:fciIndexBasedOn="0065"/>
    <wne:acd wne:argValue="AgBPAHUAdABIAGUAYQBkADgA" wne:acdName="acd7" wne:fciIndexBasedOn="0065"/>
  </wne:acds>
</wne:tcg>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EEFC57" w14:textId="77777777" w:rsidR="00214D65" w:rsidRDefault="00214D65" w:rsidP="007637AB">
      <w:r>
        <w:separator/>
      </w:r>
    </w:p>
  </w:endnote>
  <w:endnote w:type="continuationSeparator" w:id="0">
    <w:p w14:paraId="3876F39F" w14:textId="77777777" w:rsidR="00214D65" w:rsidRDefault="00214D65" w:rsidP="007637A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F0B2DD" w14:textId="075EC854" w:rsidR="00EF4F9F" w:rsidRPr="00D67859" w:rsidRDefault="008900CF" w:rsidP="00D67859">
    <w:pPr>
      <w:pStyle w:val="Footer"/>
    </w:pPr>
    <w:del w:id="0" w:author="DWT" w:date="2025-10-10T17:05:00Z" w16du:dateUtc="2025-10-11T00:05:00Z">
      <w:r w:rsidDel="00D4629A">
        <w:fldChar w:fldCharType="begin"/>
      </w:r>
    </w:del>
    <w:ins w:id="1" w:author="DWT" w:date="2025-10-10T17:05:00Z" w16du:dateUtc="2025-10-11T00:05:00Z">
      <w:r w:rsidR="00D4629A">
        <w:instrText xml:space="preserve">DOCPROPERTY DOCXDOCID DMS=NetDocuments Format=&lt;&lt;ID&gt;&gt;v.&lt;&lt;VER&gt;&gt; &lt;&lt;Client&gt;&gt;-&lt;&lt;Matter&gt;&gt; \* MERGEFORMAT </w:instrText>
      </w:r>
    </w:ins>
    <w:del w:id="2" w:author="DWT" w:date="2025-10-10T17:05:00Z" w16du:dateUtc="2025-10-11T00:05:00Z">
      <w:r w:rsidDel="00D4629A">
        <w:delInstrText xml:space="preserve"> DOCPROPERTY DOCXDOCID DMS=NetDocuments Format=&lt;&lt;ID&gt;&gt;v.&lt;&lt;VER&gt;&gt; &lt;&lt;Client&gt;&gt;-&lt;&lt;Matter&gt;&gt; \* MERGEFORMAT </w:delInstrText>
      </w:r>
      <w:r w:rsidDel="00D4629A">
        <w:fldChar w:fldCharType="separate"/>
      </w:r>
      <w:r w:rsidRPr="00D4629A" w:rsidDel="00D4629A">
        <w:rPr>
          <w:rStyle w:val="DocID"/>
        </w:rPr>
        <w:delText>4903-7333-3617v.7 0124394-000001</w:delText>
      </w:r>
      <w:r w:rsidDel="00D4629A">
        <w:fldChar w:fldCharType="end"/>
      </w:r>
    </w:del>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33889" w14:textId="77777777" w:rsidR="007637AB" w:rsidRDefault="007637AB">
    <w:pPr>
      <w:pStyle w:val="Footer"/>
      <w:rPr>
        <w:rFonts w:ascii="Calibri" w:hAnsi="Calibri" w:cs="Calibri"/>
        <w:noProof/>
        <w:sz w:val="22"/>
        <w:szCs w:val="22"/>
      </w:rPr>
    </w:pPr>
    <w:r w:rsidRPr="005A08FE">
      <w:rPr>
        <w:rFonts w:ascii="Calibri" w:hAnsi="Calibri" w:cs="Calibri"/>
      </w:rPr>
      <w:tab/>
    </w:r>
    <w:r w:rsidRPr="005A08FE">
      <w:rPr>
        <w:rFonts w:ascii="Calibri" w:hAnsi="Calibri" w:cs="Calibri"/>
        <w:sz w:val="22"/>
        <w:szCs w:val="22"/>
      </w:rPr>
      <w:fldChar w:fldCharType="begin"/>
    </w:r>
    <w:r w:rsidRPr="005A08FE">
      <w:rPr>
        <w:rFonts w:ascii="Calibri" w:hAnsi="Calibri" w:cs="Calibri"/>
        <w:sz w:val="22"/>
        <w:szCs w:val="22"/>
      </w:rPr>
      <w:instrText xml:space="preserve"> PAGE   \* MERGEFORMAT </w:instrText>
    </w:r>
    <w:r w:rsidRPr="005A08FE">
      <w:rPr>
        <w:rFonts w:ascii="Calibri" w:hAnsi="Calibri" w:cs="Calibri"/>
        <w:sz w:val="22"/>
        <w:szCs w:val="22"/>
      </w:rPr>
      <w:fldChar w:fldCharType="separate"/>
    </w:r>
    <w:r w:rsidRPr="005A08FE">
      <w:rPr>
        <w:rFonts w:ascii="Calibri" w:hAnsi="Calibri" w:cs="Calibri"/>
        <w:noProof/>
        <w:sz w:val="22"/>
        <w:szCs w:val="22"/>
      </w:rPr>
      <w:t>2</w:t>
    </w:r>
    <w:r w:rsidRPr="005A08FE">
      <w:rPr>
        <w:rFonts w:ascii="Calibri" w:hAnsi="Calibri" w:cs="Calibri"/>
        <w:noProof/>
        <w:sz w:val="22"/>
        <w:szCs w:val="22"/>
      </w:rPr>
      <w:fldChar w:fldCharType="end"/>
    </w:r>
  </w:p>
  <w:p w14:paraId="34C8724C" w14:textId="1EE09DDB" w:rsidR="00EF4F9F" w:rsidRPr="005A08FE" w:rsidRDefault="008900CF" w:rsidP="00D67859">
    <w:pPr>
      <w:pStyle w:val="Footer"/>
      <w:rPr>
        <w:rFonts w:ascii="Calibri" w:hAnsi="Calibri" w:cs="Calibri"/>
        <w:sz w:val="22"/>
        <w:szCs w:val="22"/>
      </w:rPr>
    </w:pPr>
    <w:del w:id="3" w:author="DWT" w:date="2025-10-10T17:05:00Z" w16du:dateUtc="2025-10-11T00:05:00Z">
      <w:r w:rsidDel="00D4629A">
        <w:rPr>
          <w:rFonts w:ascii="Calibri" w:hAnsi="Calibri" w:cs="Calibri"/>
          <w:sz w:val="22"/>
          <w:szCs w:val="22"/>
        </w:rPr>
        <w:fldChar w:fldCharType="begin"/>
      </w:r>
    </w:del>
    <w:ins w:id="4" w:author="DWT" w:date="2025-10-10T17:05:00Z" w16du:dateUtc="2025-10-11T00:05:00Z">
      <w:r w:rsidR="00D4629A">
        <w:rPr>
          <w:rFonts w:ascii="Calibri" w:hAnsi="Calibri" w:cs="Calibri"/>
          <w:sz w:val="22"/>
          <w:szCs w:val="22"/>
        </w:rPr>
        <w:instrText xml:space="preserve">DOCPROPERTY DOCXDOCID DMS=NetDocuments Format=&lt;&lt;ID&gt;&gt;v.&lt;&lt;VER&gt;&gt; &lt;&lt;Client&gt;&gt;-&lt;&lt;Matter&gt;&gt; \* MERGEFORMAT </w:instrText>
      </w:r>
    </w:ins>
    <w:del w:id="5" w:author="DWT" w:date="2025-10-10T17:05:00Z" w16du:dateUtc="2025-10-11T00:05:00Z">
      <w:r w:rsidDel="00D4629A">
        <w:rPr>
          <w:rFonts w:ascii="Calibri" w:hAnsi="Calibri" w:cs="Calibri"/>
          <w:sz w:val="22"/>
          <w:szCs w:val="22"/>
        </w:rPr>
        <w:delInstrText xml:space="preserve"> DOCPROPERTY DOCXDOCID DMS=NetDocuments Format=&lt;&lt;ID&gt;&gt;v.&lt;&lt;VER&gt;&gt; &lt;&lt;Client&gt;&gt;-&lt;&lt;Matter&gt;&gt; \* MERGEFORMAT </w:delInstrText>
      </w:r>
      <w:r w:rsidDel="00D4629A">
        <w:rPr>
          <w:rFonts w:ascii="Calibri" w:hAnsi="Calibri" w:cs="Calibri"/>
          <w:sz w:val="22"/>
          <w:szCs w:val="22"/>
        </w:rPr>
        <w:fldChar w:fldCharType="separate"/>
      </w:r>
      <w:r w:rsidRPr="00D4629A" w:rsidDel="00D4629A">
        <w:rPr>
          <w:rStyle w:val="DocID"/>
        </w:rPr>
        <w:delText>4903-7333-3617v.7 0124394-000001</w:delText>
      </w:r>
      <w:r w:rsidDel="00D4629A">
        <w:rPr>
          <w:rFonts w:ascii="Calibri" w:hAnsi="Calibri" w:cs="Calibri"/>
          <w:sz w:val="22"/>
          <w:szCs w:val="22"/>
        </w:rPr>
        <w:fldChar w:fldCharType="end"/>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941C9" w14:textId="1F367622" w:rsidR="00EF4F9F" w:rsidRPr="00D67859" w:rsidRDefault="008900CF" w:rsidP="00D67859">
    <w:pPr>
      <w:pStyle w:val="Footer"/>
    </w:pPr>
    <w:del w:id="6" w:author="DWT" w:date="2025-10-10T17:05:00Z" w16du:dateUtc="2025-10-11T00:05:00Z">
      <w:r w:rsidDel="00D4629A">
        <w:fldChar w:fldCharType="begin"/>
      </w:r>
    </w:del>
    <w:ins w:id="7" w:author="DWT" w:date="2025-10-10T17:05:00Z" w16du:dateUtc="2025-10-11T00:05:00Z">
      <w:r w:rsidR="00D4629A">
        <w:instrText xml:space="preserve">DOCPROPERTY DOCXDOCID DMS=NetDocuments Format=&lt;&lt;ID&gt;&gt;v.&lt;&lt;VER&gt;&gt; &lt;&lt;Client&gt;&gt;-&lt;&lt;Matter&gt;&gt; \* MERGEFORMAT </w:instrText>
      </w:r>
    </w:ins>
    <w:del w:id="8" w:author="DWT" w:date="2025-10-10T17:05:00Z" w16du:dateUtc="2025-10-11T00:05:00Z">
      <w:r w:rsidDel="00D4629A">
        <w:delInstrText xml:space="preserve"> DOCPROPERTY DOCXDOCID DMS=NetDocuments Format=&lt;&lt;ID&gt;&gt;v.&lt;&lt;VER&gt;&gt; &lt;&lt;Client&gt;&gt;-&lt;&lt;Matter&gt;&gt; \* MERGEFORMAT </w:delInstrText>
      </w:r>
      <w:r w:rsidDel="00D4629A">
        <w:fldChar w:fldCharType="separate"/>
      </w:r>
      <w:r w:rsidRPr="00D4629A" w:rsidDel="00D4629A">
        <w:rPr>
          <w:rStyle w:val="DocID"/>
        </w:rPr>
        <w:delText>4903-7333-3617v.7 0124394-000001</w:delText>
      </w:r>
      <w:r w:rsidDel="00D4629A">
        <w:fldChar w:fldCharType="end"/>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0B98B1" w14:textId="77777777" w:rsidR="00214D65" w:rsidRDefault="00214D65" w:rsidP="007637AB">
      <w:r>
        <w:separator/>
      </w:r>
    </w:p>
  </w:footnote>
  <w:footnote w:type="continuationSeparator" w:id="0">
    <w:p w14:paraId="460EAAED" w14:textId="77777777" w:rsidR="00214D65" w:rsidRDefault="00214D65" w:rsidP="007637A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90769" w14:textId="77777777" w:rsidR="00EF4F9F" w:rsidRDefault="00EF4F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76567F" w14:textId="77777777" w:rsidR="00EF4F9F" w:rsidRDefault="00EF4F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E4FEC" w14:textId="77777777" w:rsidR="00EF4F9F" w:rsidRDefault="00EF4F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31F5A"/>
    <w:multiLevelType w:val="multilevel"/>
    <w:tmpl w:val="59AA444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52CD"/>
    <w:multiLevelType w:val="multilevel"/>
    <w:tmpl w:val="C17AF23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BC4EF0"/>
    <w:multiLevelType w:val="hybridMultilevel"/>
    <w:tmpl w:val="44B40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1D5179C"/>
    <w:multiLevelType w:val="hybridMultilevel"/>
    <w:tmpl w:val="C3261DD8"/>
    <w:lvl w:ilvl="0" w:tplc="7402E89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4415EBE"/>
    <w:multiLevelType w:val="multilevel"/>
    <w:tmpl w:val="5D08654E"/>
    <w:name w:val="OutHead1"/>
    <w:lvl w:ilvl="0">
      <w:start w:val="1"/>
      <w:numFmt w:val="upperRoman"/>
      <w:pStyle w:val="OutHead1"/>
      <w:lvlText w:val="%1."/>
      <w:lvlJc w:val="left"/>
      <w:pPr>
        <w:tabs>
          <w:tab w:val="num" w:pos="0"/>
        </w:tabs>
        <w:ind w:left="0" w:firstLine="0"/>
      </w:pPr>
      <w:rPr>
        <w:rFonts w:ascii="Times New Roman" w:hAnsi="Times New Roman"/>
        <w:b/>
        <w:i w:val="0"/>
        <w:caps/>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OutHead2"/>
      <w:lvlText w:val="%2."/>
      <w:lvlJc w:val="left"/>
      <w:pPr>
        <w:tabs>
          <w:tab w:val="num" w:pos="1440"/>
        </w:tabs>
        <w:ind w:left="144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OutHead3"/>
      <w:lvlText w:val="%3."/>
      <w:lvlJc w:val="left"/>
      <w:pPr>
        <w:tabs>
          <w:tab w:val="num" w:pos="2160"/>
        </w:tabs>
        <w:ind w:left="216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OutHead4"/>
      <w:lvlText w:val="%4."/>
      <w:lvlJc w:val="left"/>
      <w:pPr>
        <w:tabs>
          <w:tab w:val="num" w:pos="2880"/>
        </w:tabs>
        <w:ind w:left="288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OutHead5"/>
      <w:lvlText w:val="(%5)"/>
      <w:lvlJc w:val="left"/>
      <w:pPr>
        <w:tabs>
          <w:tab w:val="num" w:pos="3600"/>
        </w:tabs>
        <w:ind w:left="360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start w:val="1"/>
      <w:numFmt w:val="lowerLetter"/>
      <w:pStyle w:val="OutHead6"/>
      <w:lvlText w:val="(%6)"/>
      <w:lvlJc w:val="left"/>
      <w:pPr>
        <w:tabs>
          <w:tab w:val="num" w:pos="4320"/>
        </w:tabs>
        <w:ind w:left="432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start w:val="1"/>
      <w:numFmt w:val="lowerRoman"/>
      <w:pStyle w:val="OutHead7"/>
      <w:lvlText w:val="%7)"/>
      <w:lvlJc w:val="left"/>
      <w:pPr>
        <w:tabs>
          <w:tab w:val="num" w:pos="5040"/>
        </w:tabs>
        <w:ind w:left="504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start w:val="1"/>
      <w:numFmt w:val="lowerLetter"/>
      <w:pStyle w:val="OutHead8"/>
      <w:lvlText w:val="%8)"/>
      <w:lvlJc w:val="left"/>
      <w:pPr>
        <w:tabs>
          <w:tab w:val="num" w:pos="5760"/>
        </w:tabs>
        <w:ind w:left="5760" w:hanging="720"/>
      </w:pPr>
      <w:rPr>
        <w:rFonts w:ascii="Times New Roman" w:hAnsi="Times New Roman"/>
        <w:b/>
        <w:i w:val="0"/>
        <w:caps w:val="0"/>
        <w:smallCaps w:val="0"/>
        <w:strike w:val="0"/>
        <w:dstrike w:val="0"/>
        <w:color w:val="000000"/>
        <w:sz w:val="24"/>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start w:val="1"/>
      <w:numFmt w:val="lowerRoman"/>
      <w:lvlText w:val="%9."/>
      <w:lvlJc w:val="left"/>
      <w:pPr>
        <w:tabs>
          <w:tab w:val="num" w:pos="3240"/>
        </w:tabs>
        <w:ind w:left="3240" w:hanging="360"/>
      </w:pPr>
    </w:lvl>
  </w:abstractNum>
  <w:abstractNum w:abstractNumId="5" w15:restartNumberingAfterBreak="0">
    <w:nsid w:val="493718C4"/>
    <w:multiLevelType w:val="hybridMultilevel"/>
    <w:tmpl w:val="01DA5840"/>
    <w:lvl w:ilvl="0" w:tplc="1CB8342C">
      <w:start w:val="1"/>
      <w:numFmt w:val="decimal"/>
      <w:lvlText w:val="%1."/>
      <w:lvlJc w:val="left"/>
      <w:pPr>
        <w:ind w:left="1080" w:hanging="72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A9A3DCE"/>
    <w:multiLevelType w:val="hybridMultilevel"/>
    <w:tmpl w:val="A8A44E12"/>
    <w:lvl w:ilvl="0" w:tplc="1BA0478E">
      <w:start w:val="1"/>
      <w:numFmt w:val="decimal"/>
      <w:lvlText w:val="(%1)"/>
      <w:lvlJc w:val="left"/>
      <w:pPr>
        <w:ind w:left="14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5B396606"/>
    <w:multiLevelType w:val="hybridMultilevel"/>
    <w:tmpl w:val="9D9CCFB0"/>
    <w:lvl w:ilvl="0" w:tplc="1BA0478E">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6DEE25A4"/>
    <w:multiLevelType w:val="multilevel"/>
    <w:tmpl w:val="E2521754"/>
    <w:lvl w:ilvl="0">
      <w:start w:val="1"/>
      <w:numFmt w:val="bullet"/>
      <w:lvlText w:val="o"/>
      <w:lvlJc w:val="left"/>
      <w:pPr>
        <w:tabs>
          <w:tab w:val="num" w:pos="720"/>
        </w:tabs>
        <w:ind w:left="720" w:hanging="360"/>
      </w:pPr>
      <w:rPr>
        <w:rFonts w:ascii="Courier New" w:hAnsi="Courier New" w:cs="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0065B1C"/>
    <w:multiLevelType w:val="hybridMultilevel"/>
    <w:tmpl w:val="1AE659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86057309">
    <w:abstractNumId w:val="4"/>
  </w:num>
  <w:num w:numId="2" w16cid:durableId="546112914">
    <w:abstractNumId w:val="4"/>
  </w:num>
  <w:num w:numId="3" w16cid:durableId="1853644376">
    <w:abstractNumId w:val="4"/>
  </w:num>
  <w:num w:numId="4" w16cid:durableId="76876345">
    <w:abstractNumId w:val="4"/>
  </w:num>
  <w:num w:numId="5" w16cid:durableId="629435591">
    <w:abstractNumId w:val="4"/>
  </w:num>
  <w:num w:numId="6" w16cid:durableId="653531086">
    <w:abstractNumId w:val="4"/>
  </w:num>
  <w:num w:numId="7" w16cid:durableId="432937745">
    <w:abstractNumId w:val="4"/>
  </w:num>
  <w:num w:numId="8" w16cid:durableId="597909118">
    <w:abstractNumId w:val="4"/>
  </w:num>
  <w:num w:numId="9" w16cid:durableId="2022774833">
    <w:abstractNumId w:val="4"/>
  </w:num>
  <w:num w:numId="10" w16cid:durableId="1581602170">
    <w:abstractNumId w:val="4"/>
  </w:num>
  <w:num w:numId="11" w16cid:durableId="970939775">
    <w:abstractNumId w:val="4"/>
  </w:num>
  <w:num w:numId="12" w16cid:durableId="902984119">
    <w:abstractNumId w:val="4"/>
  </w:num>
  <w:num w:numId="13" w16cid:durableId="1511408492">
    <w:abstractNumId w:val="4"/>
  </w:num>
  <w:num w:numId="14" w16cid:durableId="503513895">
    <w:abstractNumId w:val="4"/>
  </w:num>
  <w:num w:numId="15" w16cid:durableId="1914386056">
    <w:abstractNumId w:val="4"/>
  </w:num>
  <w:num w:numId="16" w16cid:durableId="894655931">
    <w:abstractNumId w:val="4"/>
  </w:num>
  <w:num w:numId="17" w16cid:durableId="1515416573">
    <w:abstractNumId w:val="2"/>
  </w:num>
  <w:num w:numId="18" w16cid:durableId="1313170421">
    <w:abstractNumId w:val="8"/>
  </w:num>
  <w:num w:numId="19" w16cid:durableId="711735329">
    <w:abstractNumId w:val="0"/>
  </w:num>
  <w:num w:numId="20" w16cid:durableId="713193480">
    <w:abstractNumId w:val="1"/>
  </w:num>
  <w:num w:numId="21" w16cid:durableId="385688437">
    <w:abstractNumId w:val="9"/>
  </w:num>
  <w:num w:numId="22" w16cid:durableId="2030792664">
    <w:abstractNumId w:val="5"/>
  </w:num>
  <w:num w:numId="23" w16cid:durableId="1424952849">
    <w:abstractNumId w:val="6"/>
  </w:num>
  <w:num w:numId="24" w16cid:durableId="1978878682">
    <w:abstractNumId w:val="7"/>
  </w:num>
  <w:num w:numId="25" w16cid:durableId="633483601">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DWT">
    <w15:presenceInfo w15:providerId="None" w15:userId="DWT"/>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trackRevisions/>
  <w:doNotTrackFormatting/>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4F5"/>
    <w:rsid w:val="00000CD2"/>
    <w:rsid w:val="0002227C"/>
    <w:rsid w:val="00031F53"/>
    <w:rsid w:val="00045A1D"/>
    <w:rsid w:val="000A0FF2"/>
    <w:rsid w:val="000F0C23"/>
    <w:rsid w:val="001032A7"/>
    <w:rsid w:val="001124F5"/>
    <w:rsid w:val="001779C8"/>
    <w:rsid w:val="001D691B"/>
    <w:rsid w:val="002144CE"/>
    <w:rsid w:val="00214D65"/>
    <w:rsid w:val="002300ED"/>
    <w:rsid w:val="00274953"/>
    <w:rsid w:val="00274EA5"/>
    <w:rsid w:val="002A1E49"/>
    <w:rsid w:val="002D1BE2"/>
    <w:rsid w:val="002E1520"/>
    <w:rsid w:val="003059AD"/>
    <w:rsid w:val="00311E15"/>
    <w:rsid w:val="0031686E"/>
    <w:rsid w:val="00347B61"/>
    <w:rsid w:val="00363511"/>
    <w:rsid w:val="00370BCA"/>
    <w:rsid w:val="003722EF"/>
    <w:rsid w:val="00384F99"/>
    <w:rsid w:val="003A7210"/>
    <w:rsid w:val="003D3608"/>
    <w:rsid w:val="0041727B"/>
    <w:rsid w:val="00446CC1"/>
    <w:rsid w:val="004760CF"/>
    <w:rsid w:val="004B512F"/>
    <w:rsid w:val="004D0115"/>
    <w:rsid w:val="004E7E1B"/>
    <w:rsid w:val="004F4D9F"/>
    <w:rsid w:val="004F4F5A"/>
    <w:rsid w:val="0051156A"/>
    <w:rsid w:val="005A08FE"/>
    <w:rsid w:val="005B0404"/>
    <w:rsid w:val="005D4D82"/>
    <w:rsid w:val="00605953"/>
    <w:rsid w:val="00616D46"/>
    <w:rsid w:val="0063679F"/>
    <w:rsid w:val="0066067D"/>
    <w:rsid w:val="006A46B2"/>
    <w:rsid w:val="006A4976"/>
    <w:rsid w:val="006C5BD7"/>
    <w:rsid w:val="006D39E0"/>
    <w:rsid w:val="007018A9"/>
    <w:rsid w:val="00713128"/>
    <w:rsid w:val="00733C42"/>
    <w:rsid w:val="007637AB"/>
    <w:rsid w:val="0076582B"/>
    <w:rsid w:val="00777945"/>
    <w:rsid w:val="007C10FF"/>
    <w:rsid w:val="007C7F16"/>
    <w:rsid w:val="007F6D41"/>
    <w:rsid w:val="0081205F"/>
    <w:rsid w:val="00813022"/>
    <w:rsid w:val="008170FE"/>
    <w:rsid w:val="00823074"/>
    <w:rsid w:val="0082711E"/>
    <w:rsid w:val="00840A39"/>
    <w:rsid w:val="00862842"/>
    <w:rsid w:val="00871D82"/>
    <w:rsid w:val="0087572E"/>
    <w:rsid w:val="008900CF"/>
    <w:rsid w:val="008A20F1"/>
    <w:rsid w:val="008E1D30"/>
    <w:rsid w:val="00903F99"/>
    <w:rsid w:val="00992684"/>
    <w:rsid w:val="009A0704"/>
    <w:rsid w:val="009B7EF1"/>
    <w:rsid w:val="009D21E3"/>
    <w:rsid w:val="009D3B56"/>
    <w:rsid w:val="009E16AA"/>
    <w:rsid w:val="00A35E99"/>
    <w:rsid w:val="00A45C8A"/>
    <w:rsid w:val="00A63435"/>
    <w:rsid w:val="00A65563"/>
    <w:rsid w:val="00AC48B4"/>
    <w:rsid w:val="00B135E3"/>
    <w:rsid w:val="00B6670D"/>
    <w:rsid w:val="00B9100C"/>
    <w:rsid w:val="00BE1736"/>
    <w:rsid w:val="00BE678B"/>
    <w:rsid w:val="00BF337E"/>
    <w:rsid w:val="00BF5001"/>
    <w:rsid w:val="00C14A9E"/>
    <w:rsid w:val="00C85007"/>
    <w:rsid w:val="00C93EC4"/>
    <w:rsid w:val="00CE4F88"/>
    <w:rsid w:val="00D07D07"/>
    <w:rsid w:val="00D4629A"/>
    <w:rsid w:val="00D67859"/>
    <w:rsid w:val="00D80F31"/>
    <w:rsid w:val="00DA463F"/>
    <w:rsid w:val="00DB797E"/>
    <w:rsid w:val="00DF3851"/>
    <w:rsid w:val="00E008C8"/>
    <w:rsid w:val="00E10355"/>
    <w:rsid w:val="00E20C65"/>
    <w:rsid w:val="00E771F8"/>
    <w:rsid w:val="00EB46CE"/>
    <w:rsid w:val="00EB49F8"/>
    <w:rsid w:val="00EF3F7E"/>
    <w:rsid w:val="00EF4F9F"/>
    <w:rsid w:val="00F44D74"/>
    <w:rsid w:val="00F50C38"/>
    <w:rsid w:val="00F77FD8"/>
    <w:rsid w:val="00FB08EB"/>
    <w:rsid w:val="00FB091B"/>
    <w:rsid w:val="00FC43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D4345F"/>
  <w15:chartTrackingRefBased/>
  <w15:docId w15:val="{3D77DF6B-F3F6-46AD-920A-D2AA4A33F6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3"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7" w:unhideWhenUsed="1"/>
    <w:lsdException w:name="toc 2" w:semiHidden="1" w:uiPriority="37" w:unhideWhenUsed="1"/>
    <w:lsdException w:name="toc 3" w:semiHidden="1" w:uiPriority="37" w:unhideWhenUsed="1"/>
    <w:lsdException w:name="toc 4" w:semiHidden="1" w:uiPriority="37" w:unhideWhenUsed="1"/>
    <w:lsdException w:name="toc 5" w:semiHidden="1" w:uiPriority="37" w:unhideWhenUsed="1"/>
    <w:lsdException w:name="toc 6" w:semiHidden="1" w:uiPriority="37" w:unhideWhenUsed="1"/>
    <w:lsdException w:name="toc 7" w:semiHidden="1" w:uiPriority="37" w:unhideWhenUsed="1"/>
    <w:lsdException w:name="toc 8" w:semiHidden="1" w:uiPriority="37" w:unhideWhenUsed="1"/>
    <w:lsdException w:name="toc 9" w:semiHidden="1" w:uiPriority="37"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iPriority="37"/>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3"/>
    <w:semiHidden/>
    <w:qFormat/>
    <w:rsid w:val="00823074"/>
    <w:rPr>
      <w:sz w:val="24"/>
      <w:szCs w:val="24"/>
    </w:rPr>
  </w:style>
  <w:style w:type="paragraph" w:styleId="Heading1">
    <w:name w:val="heading 1"/>
    <w:basedOn w:val="Normal"/>
    <w:next w:val="Normal"/>
    <w:link w:val="Heading1Char"/>
    <w:uiPriority w:val="9"/>
    <w:qFormat/>
    <w:rsid w:val="003A7210"/>
    <w:pPr>
      <w:keepNext/>
      <w:keepLines/>
      <w:spacing w:before="480"/>
      <w:outlineLvl w:val="0"/>
    </w:pPr>
    <w:rPr>
      <w:rFonts w:ascii="Cambria" w:hAnsi="Cambria"/>
      <w:b/>
      <w:bCs/>
      <w:color w:val="365F91"/>
      <w:sz w:val="28"/>
      <w:szCs w:val="28"/>
    </w:rPr>
  </w:style>
  <w:style w:type="paragraph" w:styleId="Heading2">
    <w:name w:val="heading 2"/>
    <w:basedOn w:val="Normal"/>
    <w:next w:val="Normal"/>
    <w:link w:val="Heading2Char"/>
    <w:uiPriority w:val="99"/>
    <w:semiHidden/>
    <w:qFormat/>
    <w:rsid w:val="003A7210"/>
    <w:pPr>
      <w:keepNext/>
      <w:keepLines/>
      <w:spacing w:before="200"/>
      <w:outlineLvl w:val="1"/>
    </w:pPr>
    <w:rPr>
      <w:rFonts w:ascii="Cambria" w:hAnsi="Cambria"/>
      <w:b/>
      <w:bCs/>
      <w:color w:val="4F81BD"/>
      <w:sz w:val="26"/>
      <w:szCs w:val="26"/>
    </w:rPr>
  </w:style>
  <w:style w:type="paragraph" w:styleId="Heading3">
    <w:name w:val="heading 3"/>
    <w:basedOn w:val="Normal"/>
    <w:next w:val="Normal"/>
    <w:link w:val="Heading3Char"/>
    <w:uiPriority w:val="99"/>
    <w:semiHidden/>
    <w:qFormat/>
    <w:rsid w:val="003A7210"/>
    <w:pPr>
      <w:keepNext/>
      <w:keepLines/>
      <w:spacing w:before="200"/>
      <w:outlineLvl w:val="2"/>
    </w:pPr>
    <w:rPr>
      <w:rFonts w:ascii="Cambria" w:hAnsi="Cambria"/>
      <w:b/>
      <w:bCs/>
      <w:color w:val="4F81BD"/>
    </w:rPr>
  </w:style>
  <w:style w:type="paragraph" w:styleId="Heading4">
    <w:name w:val="heading 4"/>
    <w:basedOn w:val="Normal"/>
    <w:next w:val="Normal"/>
    <w:link w:val="Heading4Char"/>
    <w:uiPriority w:val="99"/>
    <w:semiHidden/>
    <w:qFormat/>
    <w:rsid w:val="003A7210"/>
    <w:pPr>
      <w:keepNext/>
      <w:keepLines/>
      <w:spacing w:before="200"/>
      <w:outlineLvl w:val="3"/>
    </w:pPr>
    <w:rPr>
      <w:rFonts w:ascii="Cambria" w:hAnsi="Cambria"/>
      <w:b/>
      <w:bCs/>
      <w:i/>
      <w:iCs/>
      <w:color w:val="4F81BD"/>
    </w:rPr>
  </w:style>
  <w:style w:type="paragraph" w:styleId="Heading5">
    <w:name w:val="heading 5"/>
    <w:basedOn w:val="Normal"/>
    <w:next w:val="Normal"/>
    <w:link w:val="Heading5Char"/>
    <w:uiPriority w:val="99"/>
    <w:semiHidden/>
    <w:qFormat/>
    <w:rsid w:val="003A7210"/>
    <w:pPr>
      <w:keepNext/>
      <w:keepLines/>
      <w:spacing w:before="200"/>
      <w:outlineLvl w:val="4"/>
    </w:pPr>
    <w:rPr>
      <w:rFonts w:ascii="Cambria" w:hAnsi="Cambria"/>
      <w:color w:val="243F60"/>
    </w:rPr>
  </w:style>
  <w:style w:type="paragraph" w:styleId="Heading6">
    <w:name w:val="heading 6"/>
    <w:basedOn w:val="Normal"/>
    <w:next w:val="Normal"/>
    <w:link w:val="Heading6Char"/>
    <w:uiPriority w:val="99"/>
    <w:semiHidden/>
    <w:qFormat/>
    <w:rsid w:val="003A7210"/>
    <w:pPr>
      <w:keepNext/>
      <w:keepLines/>
      <w:spacing w:before="200"/>
      <w:outlineLvl w:val="5"/>
    </w:pPr>
    <w:rPr>
      <w:rFonts w:ascii="Cambria" w:hAnsi="Cambria"/>
      <w:i/>
      <w:iCs/>
      <w:color w:val="243F60"/>
    </w:rPr>
  </w:style>
  <w:style w:type="paragraph" w:styleId="Heading7">
    <w:name w:val="heading 7"/>
    <w:basedOn w:val="Normal"/>
    <w:next w:val="Normal"/>
    <w:link w:val="Heading7Char"/>
    <w:uiPriority w:val="99"/>
    <w:semiHidden/>
    <w:qFormat/>
    <w:rsid w:val="003A7210"/>
    <w:pPr>
      <w:keepNext/>
      <w:keepLines/>
      <w:spacing w:before="200"/>
      <w:outlineLvl w:val="6"/>
    </w:pPr>
    <w:rPr>
      <w:rFonts w:ascii="Cambria" w:hAnsi="Cambria"/>
      <w:i/>
      <w:iCs/>
      <w:color w:val="404040"/>
    </w:rPr>
  </w:style>
  <w:style w:type="paragraph" w:styleId="Heading8">
    <w:name w:val="heading 8"/>
    <w:basedOn w:val="Normal"/>
    <w:next w:val="Normal"/>
    <w:link w:val="Heading8Char"/>
    <w:uiPriority w:val="99"/>
    <w:semiHidden/>
    <w:qFormat/>
    <w:rsid w:val="003A7210"/>
    <w:pPr>
      <w:keepNext/>
      <w:keepLines/>
      <w:spacing w:before="200"/>
      <w:outlineLvl w:val="7"/>
    </w:pPr>
    <w:rPr>
      <w:rFonts w:ascii="Cambria" w:hAnsi="Cambria"/>
      <w:color w:val="404040"/>
      <w:sz w:val="20"/>
      <w:szCs w:val="20"/>
    </w:rPr>
  </w:style>
  <w:style w:type="paragraph" w:styleId="Heading9">
    <w:name w:val="heading 9"/>
    <w:basedOn w:val="Normal"/>
    <w:next w:val="Normal"/>
    <w:link w:val="Heading9Char"/>
    <w:uiPriority w:val="99"/>
    <w:semiHidden/>
    <w:qFormat/>
    <w:rsid w:val="003A7210"/>
    <w:pPr>
      <w:keepNext/>
      <w:keepLines/>
      <w:spacing w:before="200"/>
      <w:outlineLvl w:val="8"/>
    </w:pPr>
    <w:rPr>
      <w:rFonts w:ascii="Cambria" w:hAnsi="Cambria"/>
      <w:i/>
      <w:iCs/>
      <w:color w:val="40404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fterQuote">
    <w:name w:val="AfterQuote"/>
    <w:basedOn w:val="Normal"/>
    <w:next w:val="DWTNorm"/>
    <w:uiPriority w:val="2"/>
    <w:qFormat/>
    <w:rsid w:val="006A46B2"/>
    <w:pPr>
      <w:spacing w:after="240"/>
    </w:pPr>
    <w:rPr>
      <w:szCs w:val="20"/>
    </w:rPr>
  </w:style>
  <w:style w:type="paragraph" w:customStyle="1" w:styleId="DWTNorm">
    <w:name w:val="DWTNorm"/>
    <w:basedOn w:val="Normal"/>
    <w:qFormat/>
    <w:rsid w:val="00823074"/>
    <w:pPr>
      <w:spacing w:after="240"/>
      <w:ind w:firstLine="720"/>
    </w:pPr>
    <w:rPr>
      <w:szCs w:val="20"/>
    </w:rPr>
  </w:style>
  <w:style w:type="paragraph" w:customStyle="1" w:styleId="DWTQuote">
    <w:name w:val="DWTQuote"/>
    <w:basedOn w:val="DWTNorm"/>
    <w:next w:val="AfterQuote"/>
    <w:uiPriority w:val="2"/>
    <w:qFormat/>
    <w:rsid w:val="003A7210"/>
    <w:pPr>
      <w:ind w:left="1440" w:right="1440" w:firstLine="0"/>
    </w:pPr>
  </w:style>
  <w:style w:type="paragraph" w:customStyle="1" w:styleId="DWTTitle">
    <w:name w:val="DWTTitle"/>
    <w:basedOn w:val="Normal"/>
    <w:next w:val="DWTNorm"/>
    <w:uiPriority w:val="2"/>
    <w:qFormat/>
    <w:rsid w:val="006A46B2"/>
    <w:pPr>
      <w:keepNext/>
      <w:widowControl w:val="0"/>
      <w:spacing w:after="240"/>
      <w:jc w:val="center"/>
      <w:outlineLvl w:val="0"/>
    </w:pPr>
    <w:rPr>
      <w:b/>
      <w:caps/>
      <w:szCs w:val="20"/>
    </w:rPr>
  </w:style>
  <w:style w:type="paragraph" w:customStyle="1" w:styleId="OutHead1">
    <w:name w:val="OutHead1"/>
    <w:basedOn w:val="Normal"/>
    <w:next w:val="DWTNorm"/>
    <w:uiPriority w:val="1"/>
    <w:qFormat/>
    <w:rsid w:val="006A46B2"/>
    <w:pPr>
      <w:keepNext/>
      <w:numPr>
        <w:numId w:val="16"/>
      </w:numPr>
      <w:spacing w:after="240"/>
      <w:jc w:val="center"/>
      <w:outlineLvl w:val="0"/>
    </w:pPr>
    <w:rPr>
      <w:b/>
      <w:caps/>
      <w:color w:val="000000"/>
      <w:szCs w:val="20"/>
    </w:rPr>
  </w:style>
  <w:style w:type="paragraph" w:customStyle="1" w:styleId="OutHead2">
    <w:name w:val="OutHead2"/>
    <w:basedOn w:val="Normal"/>
    <w:next w:val="DWTNorm"/>
    <w:uiPriority w:val="1"/>
    <w:qFormat/>
    <w:rsid w:val="006A46B2"/>
    <w:pPr>
      <w:keepNext/>
      <w:numPr>
        <w:ilvl w:val="1"/>
        <w:numId w:val="16"/>
      </w:numPr>
      <w:spacing w:after="240"/>
      <w:outlineLvl w:val="1"/>
    </w:pPr>
    <w:rPr>
      <w:b/>
      <w:color w:val="000000"/>
      <w:szCs w:val="20"/>
    </w:rPr>
  </w:style>
  <w:style w:type="paragraph" w:customStyle="1" w:styleId="OutHead3">
    <w:name w:val="OutHead3"/>
    <w:basedOn w:val="Normal"/>
    <w:next w:val="DWTNorm"/>
    <w:uiPriority w:val="1"/>
    <w:qFormat/>
    <w:rsid w:val="006A46B2"/>
    <w:pPr>
      <w:numPr>
        <w:ilvl w:val="2"/>
        <w:numId w:val="16"/>
      </w:numPr>
      <w:spacing w:after="240"/>
      <w:outlineLvl w:val="2"/>
    </w:pPr>
    <w:rPr>
      <w:b/>
      <w:color w:val="000000"/>
      <w:szCs w:val="20"/>
    </w:rPr>
  </w:style>
  <w:style w:type="paragraph" w:customStyle="1" w:styleId="OutHead4">
    <w:name w:val="OutHead4"/>
    <w:basedOn w:val="Normal"/>
    <w:next w:val="DWTNorm"/>
    <w:uiPriority w:val="1"/>
    <w:qFormat/>
    <w:rsid w:val="006A46B2"/>
    <w:pPr>
      <w:numPr>
        <w:ilvl w:val="3"/>
        <w:numId w:val="16"/>
      </w:numPr>
      <w:spacing w:after="240"/>
      <w:outlineLvl w:val="3"/>
    </w:pPr>
    <w:rPr>
      <w:b/>
      <w:color w:val="000000"/>
      <w:szCs w:val="20"/>
    </w:rPr>
  </w:style>
  <w:style w:type="paragraph" w:customStyle="1" w:styleId="OutHead5">
    <w:name w:val="OutHead5"/>
    <w:basedOn w:val="Normal"/>
    <w:next w:val="DWTNorm"/>
    <w:uiPriority w:val="1"/>
    <w:qFormat/>
    <w:rsid w:val="006A46B2"/>
    <w:pPr>
      <w:numPr>
        <w:ilvl w:val="4"/>
        <w:numId w:val="16"/>
      </w:numPr>
      <w:spacing w:after="240"/>
      <w:outlineLvl w:val="4"/>
    </w:pPr>
    <w:rPr>
      <w:b/>
      <w:color w:val="000000"/>
      <w:szCs w:val="20"/>
    </w:rPr>
  </w:style>
  <w:style w:type="paragraph" w:customStyle="1" w:styleId="OutHead6">
    <w:name w:val="OutHead6"/>
    <w:basedOn w:val="Normal"/>
    <w:next w:val="DWTNorm"/>
    <w:uiPriority w:val="1"/>
    <w:qFormat/>
    <w:rsid w:val="006A46B2"/>
    <w:pPr>
      <w:numPr>
        <w:ilvl w:val="5"/>
        <w:numId w:val="16"/>
      </w:numPr>
      <w:spacing w:after="240"/>
      <w:outlineLvl w:val="5"/>
    </w:pPr>
    <w:rPr>
      <w:color w:val="000000"/>
      <w:szCs w:val="20"/>
    </w:rPr>
  </w:style>
  <w:style w:type="paragraph" w:customStyle="1" w:styleId="OutHead7">
    <w:name w:val="OutHead7"/>
    <w:basedOn w:val="Normal"/>
    <w:next w:val="DWTNorm"/>
    <w:uiPriority w:val="1"/>
    <w:qFormat/>
    <w:rsid w:val="006A46B2"/>
    <w:pPr>
      <w:numPr>
        <w:ilvl w:val="6"/>
        <w:numId w:val="16"/>
      </w:numPr>
      <w:spacing w:after="240"/>
      <w:outlineLvl w:val="6"/>
    </w:pPr>
    <w:rPr>
      <w:color w:val="000000"/>
      <w:szCs w:val="20"/>
    </w:rPr>
  </w:style>
  <w:style w:type="paragraph" w:customStyle="1" w:styleId="OutHead8">
    <w:name w:val="OutHead8"/>
    <w:basedOn w:val="Normal"/>
    <w:next w:val="DWTNorm"/>
    <w:uiPriority w:val="1"/>
    <w:qFormat/>
    <w:rsid w:val="006A46B2"/>
    <w:pPr>
      <w:numPr>
        <w:ilvl w:val="7"/>
        <w:numId w:val="16"/>
      </w:numPr>
      <w:spacing w:after="240"/>
      <w:outlineLvl w:val="7"/>
    </w:pPr>
    <w:rPr>
      <w:color w:val="000000"/>
      <w:szCs w:val="20"/>
    </w:rPr>
  </w:style>
  <w:style w:type="character" w:customStyle="1" w:styleId="Heading1Char">
    <w:name w:val="Heading 1 Char"/>
    <w:basedOn w:val="DefaultParagraphFont"/>
    <w:link w:val="Heading1"/>
    <w:uiPriority w:val="9"/>
    <w:rsid w:val="003A7210"/>
    <w:rPr>
      <w:rFonts w:ascii="Cambria" w:hAnsi="Cambria"/>
      <w:b/>
      <w:bCs/>
      <w:color w:val="365F91"/>
      <w:sz w:val="28"/>
      <w:szCs w:val="28"/>
    </w:rPr>
  </w:style>
  <w:style w:type="character" w:customStyle="1" w:styleId="Heading2Char">
    <w:name w:val="Heading 2 Char"/>
    <w:basedOn w:val="DefaultParagraphFont"/>
    <w:link w:val="Heading2"/>
    <w:uiPriority w:val="99"/>
    <w:semiHidden/>
    <w:rsid w:val="003A7210"/>
    <w:rPr>
      <w:rFonts w:ascii="Cambria" w:hAnsi="Cambria"/>
      <w:b/>
      <w:bCs/>
      <w:color w:val="4F81BD"/>
      <w:sz w:val="26"/>
      <w:szCs w:val="26"/>
    </w:rPr>
  </w:style>
  <w:style w:type="character" w:customStyle="1" w:styleId="Heading3Char">
    <w:name w:val="Heading 3 Char"/>
    <w:basedOn w:val="DefaultParagraphFont"/>
    <w:link w:val="Heading3"/>
    <w:uiPriority w:val="99"/>
    <w:semiHidden/>
    <w:rsid w:val="003A7210"/>
    <w:rPr>
      <w:rFonts w:ascii="Cambria" w:hAnsi="Cambria"/>
      <w:b/>
      <w:bCs/>
      <w:color w:val="4F81BD"/>
      <w:sz w:val="24"/>
      <w:szCs w:val="24"/>
    </w:rPr>
  </w:style>
  <w:style w:type="character" w:customStyle="1" w:styleId="Heading4Char">
    <w:name w:val="Heading 4 Char"/>
    <w:basedOn w:val="DefaultParagraphFont"/>
    <w:link w:val="Heading4"/>
    <w:uiPriority w:val="99"/>
    <w:semiHidden/>
    <w:rsid w:val="003A7210"/>
    <w:rPr>
      <w:rFonts w:ascii="Cambria" w:hAnsi="Cambria"/>
      <w:b/>
      <w:bCs/>
      <w:i/>
      <w:iCs/>
      <w:color w:val="4F81BD"/>
      <w:sz w:val="24"/>
      <w:szCs w:val="24"/>
    </w:rPr>
  </w:style>
  <w:style w:type="character" w:customStyle="1" w:styleId="Heading5Char">
    <w:name w:val="Heading 5 Char"/>
    <w:basedOn w:val="DefaultParagraphFont"/>
    <w:link w:val="Heading5"/>
    <w:uiPriority w:val="99"/>
    <w:semiHidden/>
    <w:rsid w:val="003A7210"/>
    <w:rPr>
      <w:rFonts w:ascii="Cambria" w:hAnsi="Cambria"/>
      <w:color w:val="243F60"/>
      <w:sz w:val="24"/>
      <w:szCs w:val="24"/>
    </w:rPr>
  </w:style>
  <w:style w:type="character" w:customStyle="1" w:styleId="Heading6Char">
    <w:name w:val="Heading 6 Char"/>
    <w:basedOn w:val="DefaultParagraphFont"/>
    <w:link w:val="Heading6"/>
    <w:uiPriority w:val="99"/>
    <w:semiHidden/>
    <w:rsid w:val="003A7210"/>
    <w:rPr>
      <w:rFonts w:ascii="Cambria" w:hAnsi="Cambria"/>
      <w:i/>
      <w:iCs/>
      <w:color w:val="243F60"/>
      <w:sz w:val="24"/>
      <w:szCs w:val="24"/>
    </w:rPr>
  </w:style>
  <w:style w:type="character" w:customStyle="1" w:styleId="Heading7Char">
    <w:name w:val="Heading 7 Char"/>
    <w:basedOn w:val="DefaultParagraphFont"/>
    <w:link w:val="Heading7"/>
    <w:uiPriority w:val="99"/>
    <w:semiHidden/>
    <w:rsid w:val="003A7210"/>
    <w:rPr>
      <w:rFonts w:ascii="Cambria" w:hAnsi="Cambria"/>
      <w:i/>
      <w:iCs/>
      <w:color w:val="404040"/>
      <w:sz w:val="24"/>
      <w:szCs w:val="24"/>
    </w:rPr>
  </w:style>
  <w:style w:type="character" w:customStyle="1" w:styleId="Heading8Char">
    <w:name w:val="Heading 8 Char"/>
    <w:basedOn w:val="DefaultParagraphFont"/>
    <w:link w:val="Heading8"/>
    <w:uiPriority w:val="99"/>
    <w:semiHidden/>
    <w:rsid w:val="003A7210"/>
    <w:rPr>
      <w:rFonts w:ascii="Cambria" w:hAnsi="Cambria"/>
      <w:color w:val="404040"/>
    </w:rPr>
  </w:style>
  <w:style w:type="character" w:customStyle="1" w:styleId="Heading9Char">
    <w:name w:val="Heading 9 Char"/>
    <w:basedOn w:val="DefaultParagraphFont"/>
    <w:link w:val="Heading9"/>
    <w:uiPriority w:val="99"/>
    <w:semiHidden/>
    <w:rsid w:val="003A7210"/>
    <w:rPr>
      <w:rFonts w:ascii="Cambria" w:hAnsi="Cambria"/>
      <w:i/>
      <w:iCs/>
      <w:color w:val="404040"/>
    </w:rPr>
  </w:style>
  <w:style w:type="paragraph" w:styleId="Caption">
    <w:name w:val="caption"/>
    <w:basedOn w:val="Normal"/>
    <w:next w:val="Normal"/>
    <w:uiPriority w:val="99"/>
    <w:semiHidden/>
    <w:qFormat/>
    <w:rsid w:val="003A7210"/>
    <w:pPr>
      <w:spacing w:after="200"/>
    </w:pPr>
    <w:rPr>
      <w:b/>
      <w:bCs/>
      <w:color w:val="4F81BD"/>
      <w:sz w:val="18"/>
      <w:szCs w:val="18"/>
    </w:rPr>
  </w:style>
  <w:style w:type="paragraph" w:styleId="Title">
    <w:name w:val="Title"/>
    <w:basedOn w:val="Normal"/>
    <w:next w:val="Normal"/>
    <w:link w:val="TitleChar"/>
    <w:uiPriority w:val="99"/>
    <w:semiHidden/>
    <w:qFormat/>
    <w:rsid w:val="003A7210"/>
    <w:pPr>
      <w:pBdr>
        <w:bottom w:val="single" w:sz="8" w:space="4" w:color="4F81BD"/>
      </w:pBdr>
      <w:spacing w:after="300"/>
      <w:contextualSpacing/>
    </w:pPr>
    <w:rPr>
      <w:rFonts w:ascii="Cambria" w:hAnsi="Cambria"/>
      <w:color w:val="17365D"/>
      <w:spacing w:val="5"/>
      <w:kern w:val="28"/>
      <w:sz w:val="52"/>
      <w:szCs w:val="52"/>
    </w:rPr>
  </w:style>
  <w:style w:type="character" w:customStyle="1" w:styleId="TitleChar">
    <w:name w:val="Title Char"/>
    <w:basedOn w:val="DefaultParagraphFont"/>
    <w:link w:val="Title"/>
    <w:uiPriority w:val="99"/>
    <w:semiHidden/>
    <w:rsid w:val="003A7210"/>
    <w:rPr>
      <w:rFonts w:ascii="Cambria" w:hAnsi="Cambria"/>
      <w:color w:val="17365D"/>
      <w:spacing w:val="5"/>
      <w:kern w:val="28"/>
      <w:sz w:val="52"/>
      <w:szCs w:val="52"/>
    </w:rPr>
  </w:style>
  <w:style w:type="paragraph" w:styleId="Subtitle">
    <w:name w:val="Subtitle"/>
    <w:basedOn w:val="Normal"/>
    <w:next w:val="Normal"/>
    <w:link w:val="SubtitleChar"/>
    <w:uiPriority w:val="99"/>
    <w:semiHidden/>
    <w:qFormat/>
    <w:rsid w:val="003A7210"/>
    <w:pPr>
      <w:numPr>
        <w:ilvl w:val="1"/>
      </w:numPr>
    </w:pPr>
    <w:rPr>
      <w:rFonts w:ascii="Cambria" w:hAnsi="Cambria"/>
      <w:i/>
      <w:iCs/>
      <w:color w:val="4F81BD"/>
      <w:spacing w:val="15"/>
    </w:rPr>
  </w:style>
  <w:style w:type="character" w:customStyle="1" w:styleId="SubtitleChar">
    <w:name w:val="Subtitle Char"/>
    <w:basedOn w:val="DefaultParagraphFont"/>
    <w:link w:val="Subtitle"/>
    <w:uiPriority w:val="99"/>
    <w:semiHidden/>
    <w:rsid w:val="003A7210"/>
    <w:rPr>
      <w:rFonts w:ascii="Cambria" w:hAnsi="Cambria"/>
      <w:i/>
      <w:iCs/>
      <w:color w:val="4F81BD"/>
      <w:spacing w:val="15"/>
      <w:sz w:val="24"/>
      <w:szCs w:val="24"/>
    </w:rPr>
  </w:style>
  <w:style w:type="character" w:styleId="Strong">
    <w:name w:val="Strong"/>
    <w:uiPriority w:val="99"/>
    <w:semiHidden/>
    <w:qFormat/>
    <w:rsid w:val="003A7210"/>
    <w:rPr>
      <w:b/>
      <w:bCs/>
    </w:rPr>
  </w:style>
  <w:style w:type="character" w:styleId="Emphasis">
    <w:name w:val="Emphasis"/>
    <w:uiPriority w:val="99"/>
    <w:semiHidden/>
    <w:qFormat/>
    <w:rsid w:val="003A7210"/>
    <w:rPr>
      <w:i/>
      <w:iCs/>
    </w:rPr>
  </w:style>
  <w:style w:type="paragraph" w:styleId="NoSpacing">
    <w:name w:val="No Spacing"/>
    <w:uiPriority w:val="99"/>
    <w:semiHidden/>
    <w:qFormat/>
    <w:rsid w:val="003A7210"/>
    <w:rPr>
      <w:sz w:val="24"/>
      <w:szCs w:val="24"/>
    </w:rPr>
  </w:style>
  <w:style w:type="paragraph" w:styleId="ListParagraph">
    <w:name w:val="List Paragraph"/>
    <w:basedOn w:val="Normal"/>
    <w:uiPriority w:val="99"/>
    <w:semiHidden/>
    <w:qFormat/>
    <w:rsid w:val="003A7210"/>
    <w:pPr>
      <w:ind w:left="720"/>
      <w:contextualSpacing/>
    </w:pPr>
  </w:style>
  <w:style w:type="paragraph" w:styleId="Quote">
    <w:name w:val="Quote"/>
    <w:basedOn w:val="Normal"/>
    <w:next w:val="Normal"/>
    <w:link w:val="QuoteChar"/>
    <w:uiPriority w:val="99"/>
    <w:semiHidden/>
    <w:qFormat/>
    <w:rsid w:val="003A7210"/>
    <w:rPr>
      <w:i/>
      <w:iCs/>
      <w:color w:val="000000"/>
    </w:rPr>
  </w:style>
  <w:style w:type="character" w:customStyle="1" w:styleId="QuoteChar">
    <w:name w:val="Quote Char"/>
    <w:basedOn w:val="DefaultParagraphFont"/>
    <w:link w:val="Quote"/>
    <w:uiPriority w:val="99"/>
    <w:semiHidden/>
    <w:rsid w:val="003A7210"/>
    <w:rPr>
      <w:i/>
      <w:iCs/>
      <w:color w:val="000000"/>
      <w:sz w:val="24"/>
      <w:szCs w:val="24"/>
    </w:rPr>
  </w:style>
  <w:style w:type="paragraph" w:styleId="IntenseQuote">
    <w:name w:val="Intense Quote"/>
    <w:basedOn w:val="Normal"/>
    <w:next w:val="Normal"/>
    <w:link w:val="IntenseQuoteChar"/>
    <w:uiPriority w:val="99"/>
    <w:semiHidden/>
    <w:qFormat/>
    <w:rsid w:val="003A7210"/>
    <w:pPr>
      <w:pBdr>
        <w:bottom w:val="single" w:sz="4" w:space="4" w:color="4F81BD"/>
      </w:pBdr>
      <w:spacing w:before="200" w:after="280"/>
      <w:ind w:left="936" w:right="936"/>
    </w:pPr>
    <w:rPr>
      <w:b/>
      <w:bCs/>
      <w:i/>
      <w:iCs/>
      <w:color w:val="4F81BD"/>
    </w:rPr>
  </w:style>
  <w:style w:type="character" w:customStyle="1" w:styleId="IntenseQuoteChar">
    <w:name w:val="Intense Quote Char"/>
    <w:basedOn w:val="DefaultParagraphFont"/>
    <w:link w:val="IntenseQuote"/>
    <w:uiPriority w:val="99"/>
    <w:semiHidden/>
    <w:rsid w:val="003A7210"/>
    <w:rPr>
      <w:b/>
      <w:bCs/>
      <w:i/>
      <w:iCs/>
      <w:color w:val="4F81BD"/>
      <w:sz w:val="24"/>
      <w:szCs w:val="24"/>
    </w:rPr>
  </w:style>
  <w:style w:type="character" w:styleId="SubtleEmphasis">
    <w:name w:val="Subtle Emphasis"/>
    <w:uiPriority w:val="99"/>
    <w:semiHidden/>
    <w:qFormat/>
    <w:rsid w:val="003A7210"/>
    <w:rPr>
      <w:i/>
      <w:iCs/>
      <w:color w:val="808080"/>
    </w:rPr>
  </w:style>
  <w:style w:type="character" w:styleId="IntenseEmphasis">
    <w:name w:val="Intense Emphasis"/>
    <w:uiPriority w:val="99"/>
    <w:semiHidden/>
    <w:qFormat/>
    <w:rsid w:val="003A7210"/>
    <w:rPr>
      <w:b/>
      <w:bCs/>
      <w:i/>
      <w:iCs/>
      <w:color w:val="4F81BD"/>
    </w:rPr>
  </w:style>
  <w:style w:type="character" w:styleId="SubtleReference">
    <w:name w:val="Subtle Reference"/>
    <w:uiPriority w:val="99"/>
    <w:semiHidden/>
    <w:qFormat/>
    <w:rsid w:val="003A7210"/>
    <w:rPr>
      <w:smallCaps/>
      <w:color w:val="C0504D"/>
      <w:u w:val="single"/>
    </w:rPr>
  </w:style>
  <w:style w:type="character" w:styleId="IntenseReference">
    <w:name w:val="Intense Reference"/>
    <w:uiPriority w:val="99"/>
    <w:semiHidden/>
    <w:qFormat/>
    <w:rsid w:val="003A7210"/>
    <w:rPr>
      <w:b/>
      <w:bCs/>
      <w:smallCaps/>
      <w:color w:val="C0504D"/>
      <w:spacing w:val="5"/>
      <w:u w:val="single"/>
    </w:rPr>
  </w:style>
  <w:style w:type="character" w:styleId="BookTitle">
    <w:name w:val="Book Title"/>
    <w:uiPriority w:val="99"/>
    <w:semiHidden/>
    <w:qFormat/>
    <w:rsid w:val="003A7210"/>
    <w:rPr>
      <w:b/>
      <w:bCs/>
      <w:smallCaps/>
      <w:spacing w:val="5"/>
    </w:rPr>
  </w:style>
  <w:style w:type="paragraph" w:styleId="TOCHeading">
    <w:name w:val="TOC Heading"/>
    <w:basedOn w:val="Heading1"/>
    <w:next w:val="Normal"/>
    <w:uiPriority w:val="99"/>
    <w:semiHidden/>
    <w:qFormat/>
    <w:rsid w:val="003A7210"/>
    <w:pPr>
      <w:outlineLvl w:val="9"/>
    </w:pPr>
  </w:style>
  <w:style w:type="character" w:customStyle="1" w:styleId="DocID">
    <w:name w:val="DocID"/>
    <w:basedOn w:val="DefaultParagraphFont"/>
    <w:uiPriority w:val="99"/>
    <w:semiHidden/>
    <w:rsid w:val="00F77FD8"/>
    <w:rPr>
      <w:rFonts w:ascii="Times New Roman" w:hAnsi="Times New Roman"/>
      <w:sz w:val="16"/>
    </w:rPr>
  </w:style>
  <w:style w:type="paragraph" w:styleId="Header">
    <w:name w:val="header"/>
    <w:basedOn w:val="Normal"/>
    <w:link w:val="HeaderChar"/>
    <w:uiPriority w:val="99"/>
    <w:rsid w:val="007637AB"/>
    <w:pPr>
      <w:tabs>
        <w:tab w:val="center" w:pos="4680"/>
        <w:tab w:val="right" w:pos="9360"/>
      </w:tabs>
    </w:pPr>
  </w:style>
  <w:style w:type="character" w:customStyle="1" w:styleId="HeaderChar">
    <w:name w:val="Header Char"/>
    <w:basedOn w:val="DefaultParagraphFont"/>
    <w:link w:val="Header"/>
    <w:uiPriority w:val="99"/>
    <w:rsid w:val="007637AB"/>
    <w:rPr>
      <w:sz w:val="24"/>
      <w:szCs w:val="24"/>
    </w:rPr>
  </w:style>
  <w:style w:type="paragraph" w:styleId="Footer">
    <w:name w:val="footer"/>
    <w:basedOn w:val="Normal"/>
    <w:link w:val="FooterChar"/>
    <w:uiPriority w:val="99"/>
    <w:rsid w:val="007637AB"/>
    <w:pPr>
      <w:tabs>
        <w:tab w:val="center" w:pos="4680"/>
        <w:tab w:val="right" w:pos="9360"/>
      </w:tabs>
    </w:pPr>
  </w:style>
  <w:style w:type="character" w:customStyle="1" w:styleId="FooterChar">
    <w:name w:val="Footer Char"/>
    <w:basedOn w:val="DefaultParagraphFont"/>
    <w:link w:val="Footer"/>
    <w:uiPriority w:val="99"/>
    <w:rsid w:val="007637AB"/>
    <w:rPr>
      <w:sz w:val="24"/>
      <w:szCs w:val="24"/>
    </w:rPr>
  </w:style>
  <w:style w:type="character" w:styleId="CommentReference">
    <w:name w:val="annotation reference"/>
    <w:basedOn w:val="DefaultParagraphFont"/>
    <w:uiPriority w:val="99"/>
    <w:semiHidden/>
    <w:unhideWhenUsed/>
    <w:rsid w:val="005A08FE"/>
    <w:rPr>
      <w:sz w:val="16"/>
      <w:szCs w:val="16"/>
    </w:rPr>
  </w:style>
  <w:style w:type="paragraph" w:styleId="CommentText">
    <w:name w:val="annotation text"/>
    <w:basedOn w:val="Normal"/>
    <w:link w:val="CommentTextChar"/>
    <w:uiPriority w:val="99"/>
    <w:semiHidden/>
    <w:unhideWhenUsed/>
    <w:rsid w:val="005A08FE"/>
    <w:rPr>
      <w:sz w:val="20"/>
      <w:szCs w:val="20"/>
    </w:rPr>
  </w:style>
  <w:style w:type="character" w:customStyle="1" w:styleId="CommentTextChar">
    <w:name w:val="Comment Text Char"/>
    <w:basedOn w:val="DefaultParagraphFont"/>
    <w:link w:val="CommentText"/>
    <w:uiPriority w:val="99"/>
    <w:semiHidden/>
    <w:rsid w:val="005A08FE"/>
  </w:style>
  <w:style w:type="paragraph" w:styleId="CommentSubject">
    <w:name w:val="annotation subject"/>
    <w:basedOn w:val="CommentText"/>
    <w:next w:val="CommentText"/>
    <w:link w:val="CommentSubjectChar"/>
    <w:uiPriority w:val="99"/>
    <w:semiHidden/>
    <w:unhideWhenUsed/>
    <w:rsid w:val="005A08FE"/>
    <w:rPr>
      <w:b/>
      <w:bCs/>
    </w:rPr>
  </w:style>
  <w:style w:type="character" w:customStyle="1" w:styleId="CommentSubjectChar">
    <w:name w:val="Comment Subject Char"/>
    <w:basedOn w:val="CommentTextChar"/>
    <w:link w:val="CommentSubject"/>
    <w:uiPriority w:val="99"/>
    <w:semiHidden/>
    <w:rsid w:val="005A08FE"/>
    <w:rPr>
      <w:b/>
      <w:bCs/>
    </w:rPr>
  </w:style>
  <w:style w:type="paragraph" w:styleId="Revision">
    <w:name w:val="Revision"/>
    <w:hidden/>
    <w:uiPriority w:val="99"/>
    <w:semiHidden/>
    <w:rsid w:val="00BE678B"/>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5911">
      <w:bodyDiv w:val="1"/>
      <w:marLeft w:val="0"/>
      <w:marRight w:val="0"/>
      <w:marTop w:val="0"/>
      <w:marBottom w:val="0"/>
      <w:divBdr>
        <w:top w:val="none" w:sz="0" w:space="0" w:color="auto"/>
        <w:left w:val="none" w:sz="0" w:space="0" w:color="auto"/>
        <w:bottom w:val="none" w:sz="0" w:space="0" w:color="auto"/>
        <w:right w:val="none" w:sz="0" w:space="0" w:color="auto"/>
      </w:divBdr>
      <w:divsChild>
        <w:div w:id="1415198669">
          <w:marLeft w:val="0"/>
          <w:marRight w:val="0"/>
          <w:marTop w:val="0"/>
          <w:marBottom w:val="0"/>
          <w:divBdr>
            <w:top w:val="none" w:sz="0" w:space="0" w:color="auto"/>
            <w:left w:val="none" w:sz="0" w:space="0" w:color="auto"/>
            <w:bottom w:val="none" w:sz="0" w:space="0" w:color="auto"/>
            <w:right w:val="none" w:sz="0" w:space="0" w:color="auto"/>
          </w:divBdr>
        </w:div>
        <w:div w:id="10195088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customXml" Target="../customXml/item1.xml"/><Relationship Id="rId16" Type="http://schemas.microsoft.com/office/2011/relationships/people" Target="people.xml"/><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D95C33-98E2-4BFC-8E34-0F2555158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1133</Words>
  <Characters>5746</Characters>
  <Application>Microsoft Office Word</Application>
  <DocSecurity>0</DocSecurity>
  <Lines>102</Lines>
  <Paragraphs>44</Paragraphs>
  <ScaleCrop>false</ScaleCrop>
  <HeadingPairs>
    <vt:vector size="2" baseType="variant">
      <vt:variant>
        <vt:lpstr>Title</vt:lpstr>
      </vt:variant>
      <vt:variant>
        <vt:i4>1</vt:i4>
      </vt:variant>
    </vt:vector>
  </HeadingPairs>
  <TitlesOfParts>
    <vt:vector size="1" baseType="lpstr">
      <vt:lpstr/>
    </vt:vector>
  </TitlesOfParts>
  <Company>Davis Wright Tremaine LLP</Company>
  <LinksUpToDate>false</LinksUpToDate>
  <CharactersWithSpaces>6835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DWT</dc:creator>
  <cp:keywords/>
  <dc:description/>
  <cp:lastModifiedBy>DWT</cp:lastModifiedBy>
  <cp:revision>4</cp:revision>
  <cp:lastPrinted>2025-10-10T20:32:00Z</cp:lastPrinted>
  <dcterms:created xsi:type="dcterms:W3CDTF">2025-10-10T21:20:00Z</dcterms:created>
  <dcterms:modified xsi:type="dcterms:W3CDTF">2025-10-11T00:05:00Z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XDOCID">
    <vt:lpwstr>4903-7333-3617v.7 0124394-000001</vt:lpwstr>
  </property>
  <property fmtid="{D5CDD505-2E9C-101B-9397-08002B2CF9AE}" pid="3" name="DocXFormat">
    <vt:lpwstr>DWTDocID</vt:lpwstr>
  </property>
  <property fmtid="{D5CDD505-2E9C-101B-9397-08002B2CF9AE}" pid="4" name="DocXLocation">
    <vt:lpwstr>EveryPage</vt:lpwstr>
  </property>
  <property fmtid="{D5CDD505-2E9C-101B-9397-08002B2CF9AE}" pid="5" name="ndDocumentId">
    <vt:lpwstr>4903-7333-3617</vt:lpwstr>
  </property>
</Properties>
</file>