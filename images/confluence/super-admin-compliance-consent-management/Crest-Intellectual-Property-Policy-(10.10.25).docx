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43499" w14:textId="4EEFD366" w:rsidR="00AA7AE5" w:rsidRPr="00E736C2" w:rsidRDefault="00E736C2" w:rsidP="00AA7AE5">
      <w:pPr>
        <w:pStyle w:val="DWTTitle"/>
        <w:rPr>
          <w:rFonts w:ascii="Calibri" w:hAnsi="Calibri" w:cs="Calibri"/>
          <w:color w:val="auto"/>
        </w:rPr>
      </w:pPr>
      <w:r>
        <w:rPr>
          <w:rFonts w:ascii="Calibri" w:hAnsi="Calibri" w:cs="Calibri"/>
          <w:color w:val="auto"/>
        </w:rPr>
        <w:t>Crest</w:t>
      </w:r>
      <w:r w:rsidR="00AA7AE5" w:rsidRPr="00E736C2">
        <w:rPr>
          <w:rFonts w:ascii="Calibri" w:hAnsi="Calibri" w:cs="Calibri"/>
          <w:color w:val="auto"/>
        </w:rPr>
        <w:t xml:space="preserve"> Intellectual Property</w:t>
      </w:r>
      <w:r w:rsidR="008F5B16" w:rsidRPr="00E736C2">
        <w:rPr>
          <w:rFonts w:ascii="Calibri" w:hAnsi="Calibri" w:cs="Calibri"/>
          <w:color w:val="auto"/>
        </w:rPr>
        <w:t xml:space="preserve"> </w:t>
      </w:r>
      <w:r w:rsidR="00AA7AE5" w:rsidRPr="00E736C2">
        <w:rPr>
          <w:rFonts w:ascii="Calibri" w:hAnsi="Calibri" w:cs="Calibri"/>
          <w:color w:val="auto"/>
        </w:rPr>
        <w:t>Policy</w:t>
      </w:r>
    </w:p>
    <w:p w14:paraId="6612AFEA" w14:textId="136EA6DD" w:rsidR="00AA7AE5" w:rsidRPr="00E736C2" w:rsidRDefault="00AA7AE5" w:rsidP="00AA7AE5">
      <w:pPr>
        <w:pStyle w:val="DWTNorm"/>
        <w:rPr>
          <w:rFonts w:ascii="Calibri" w:hAnsi="Calibri" w:cs="Calibri"/>
          <w:color w:val="auto"/>
        </w:rPr>
      </w:pPr>
      <w:r w:rsidRPr="00E736C2">
        <w:rPr>
          <w:rFonts w:ascii="Calibri" w:hAnsi="Calibri" w:cs="Calibri"/>
          <w:i/>
          <w:iCs/>
          <w:color w:val="auto"/>
        </w:rPr>
        <w:t>Last Updated:</w:t>
      </w:r>
      <w:r w:rsidR="008F5B16" w:rsidRPr="00E736C2">
        <w:rPr>
          <w:rFonts w:ascii="Calibri" w:hAnsi="Calibri" w:cs="Calibri"/>
          <w:i/>
          <w:iCs/>
          <w:color w:val="auto"/>
        </w:rPr>
        <w:t xml:space="preserve"> </w:t>
      </w:r>
    </w:p>
    <w:p w14:paraId="75F39825" w14:textId="24310A3D" w:rsidR="00AA7AE5" w:rsidRPr="00E736C2" w:rsidRDefault="00E736C2" w:rsidP="00AA7AE5">
      <w:pPr>
        <w:pStyle w:val="DWTNorm"/>
        <w:rPr>
          <w:rFonts w:ascii="Calibri" w:hAnsi="Calibri" w:cs="Calibri"/>
          <w:color w:val="auto"/>
        </w:rPr>
      </w:pPr>
      <w:r>
        <w:rPr>
          <w:rFonts w:ascii="Calibri" w:hAnsi="Calibri" w:cs="Calibri"/>
          <w:color w:val="auto"/>
        </w:rPr>
        <w:t>Crest</w:t>
      </w:r>
      <w:r w:rsidR="00AA7AE5" w:rsidRPr="00E736C2">
        <w:rPr>
          <w:rFonts w:ascii="Calibri" w:hAnsi="Calibri" w:cs="Calibri"/>
          <w:color w:val="auto"/>
        </w:rPr>
        <w:t xml:space="preserve"> respects the intellectual property rights of others, and we expect those who use our Services to do the same. This policy describes the process for submitting complaints concerning material on our Services.</w:t>
      </w:r>
    </w:p>
    <w:p w14:paraId="1D20B21D" w14:textId="6CC4D02D" w:rsidR="00AA7AE5" w:rsidRPr="00E736C2" w:rsidRDefault="00AA7AE5" w:rsidP="00AA7AE5">
      <w:pPr>
        <w:pStyle w:val="DWTNorm"/>
        <w:rPr>
          <w:rFonts w:ascii="Calibri" w:hAnsi="Calibri" w:cs="Calibri"/>
          <w:color w:val="auto"/>
        </w:rPr>
      </w:pPr>
      <w:r w:rsidRPr="00E736C2">
        <w:rPr>
          <w:rFonts w:ascii="Calibri" w:hAnsi="Calibri" w:cs="Calibri"/>
          <w:color w:val="auto"/>
        </w:rPr>
        <w:t xml:space="preserve">This policy is subject to and forms a part of our </w:t>
      </w:r>
      <w:r w:rsidR="00637EA1">
        <w:rPr>
          <w:rFonts w:ascii="Calibri" w:hAnsi="Calibri" w:cs="Calibri"/>
          <w:color w:val="auto"/>
        </w:rPr>
        <w:t>Agreement</w:t>
      </w:r>
      <w:r w:rsidRPr="00E736C2">
        <w:rPr>
          <w:rFonts w:ascii="Calibri" w:hAnsi="Calibri" w:cs="Calibri"/>
          <w:color w:val="auto"/>
        </w:rPr>
        <w:t xml:space="preserve">. Capitalized terms that are not defined will have the meanings given to them in the </w:t>
      </w:r>
      <w:r w:rsidR="00637EA1">
        <w:rPr>
          <w:rFonts w:ascii="Calibri" w:hAnsi="Calibri" w:cs="Calibri"/>
          <w:color w:val="auto"/>
        </w:rPr>
        <w:t>Agreement</w:t>
      </w:r>
      <w:r w:rsidRPr="00E736C2">
        <w:rPr>
          <w:rFonts w:ascii="Calibri" w:hAnsi="Calibri" w:cs="Calibri"/>
          <w:color w:val="auto"/>
        </w:rPr>
        <w:t>.</w:t>
      </w:r>
    </w:p>
    <w:p w14:paraId="0A5DC0F4" w14:textId="1FBEC390" w:rsidR="00AA7AE5" w:rsidRPr="00E736C2" w:rsidRDefault="00AA7AE5" w:rsidP="00455027">
      <w:pPr>
        <w:pStyle w:val="OutHead1"/>
        <w:rPr>
          <w:rFonts w:ascii="Calibri" w:hAnsi="Calibri" w:cs="Calibri"/>
          <w:color w:val="auto"/>
        </w:rPr>
      </w:pPr>
      <w:r w:rsidRPr="00E736C2">
        <w:rPr>
          <w:rFonts w:ascii="Calibri" w:hAnsi="Calibri" w:cs="Calibri"/>
          <w:color w:val="auto"/>
        </w:rPr>
        <w:t>Copyright</w:t>
      </w:r>
      <w:r w:rsidR="008F5B16" w:rsidRPr="00E736C2">
        <w:rPr>
          <w:rFonts w:ascii="Calibri" w:hAnsi="Calibri" w:cs="Calibri"/>
          <w:color w:val="auto"/>
        </w:rPr>
        <w:t xml:space="preserve"> </w:t>
      </w:r>
      <w:r w:rsidRPr="00E736C2">
        <w:rPr>
          <w:rFonts w:ascii="Calibri" w:hAnsi="Calibri" w:cs="Calibri"/>
          <w:color w:val="auto"/>
        </w:rPr>
        <w:t>Claims.</w:t>
      </w:r>
    </w:p>
    <w:p w14:paraId="49C00FE1" w14:textId="77777777" w:rsidR="00AA7AE5" w:rsidRPr="00E736C2" w:rsidRDefault="00AA7AE5" w:rsidP="00AA7AE5">
      <w:pPr>
        <w:pStyle w:val="DWTNorm"/>
        <w:rPr>
          <w:rFonts w:ascii="Calibri" w:hAnsi="Calibri" w:cs="Calibri"/>
          <w:color w:val="auto"/>
        </w:rPr>
      </w:pPr>
      <w:r w:rsidRPr="00E736C2">
        <w:rPr>
          <w:rFonts w:ascii="Calibri" w:hAnsi="Calibri" w:cs="Calibri"/>
          <w:b/>
          <w:bCs/>
          <w:color w:val="auto"/>
        </w:rPr>
        <w:t>Notices</w:t>
      </w:r>
    </w:p>
    <w:p w14:paraId="682E1044" w14:textId="55733885" w:rsidR="00AA7AE5" w:rsidRPr="00E736C2" w:rsidRDefault="00AA7AE5" w:rsidP="00AA7AE5">
      <w:pPr>
        <w:pStyle w:val="DWTNorm"/>
        <w:rPr>
          <w:rFonts w:ascii="Calibri" w:hAnsi="Calibri" w:cs="Calibri"/>
          <w:color w:val="auto"/>
        </w:rPr>
      </w:pPr>
      <w:r w:rsidRPr="00E736C2">
        <w:rPr>
          <w:rFonts w:ascii="Calibri" w:hAnsi="Calibri" w:cs="Calibri"/>
          <w:color w:val="auto"/>
        </w:rPr>
        <w:t>Infringing someone else</w:t>
      </w:r>
      <w:r w:rsidR="008F5B16" w:rsidRPr="00E736C2">
        <w:rPr>
          <w:rFonts w:ascii="Calibri" w:hAnsi="Calibri" w:cs="Calibri"/>
          <w:color w:val="auto"/>
        </w:rPr>
        <w:t>’</w:t>
      </w:r>
      <w:r w:rsidRPr="00E736C2">
        <w:rPr>
          <w:rFonts w:ascii="Calibri" w:hAnsi="Calibri" w:cs="Calibri"/>
          <w:color w:val="auto"/>
        </w:rPr>
        <w:t xml:space="preserve">s copyright is prohibited by our </w:t>
      </w:r>
      <w:r w:rsidR="00637EA1">
        <w:rPr>
          <w:rFonts w:ascii="Calibri" w:hAnsi="Calibri" w:cs="Calibri"/>
          <w:color w:val="auto"/>
        </w:rPr>
        <w:t>Agreement</w:t>
      </w:r>
      <w:r w:rsidRPr="00E736C2">
        <w:rPr>
          <w:rFonts w:ascii="Calibri" w:hAnsi="Calibri" w:cs="Calibri"/>
          <w:color w:val="auto"/>
        </w:rPr>
        <w:t>. We suggest you seek legal advice if you are unsure whether any material on the Services infringes your copyright. If you believe in good faith that any material available on the Services infringes your copyright, you (or your agent) may notify our designated Copyright Agent in writing</w:t>
      </w:r>
      <w:r w:rsidR="008F5B16" w:rsidRPr="00E736C2">
        <w:rPr>
          <w:rFonts w:ascii="Calibri" w:hAnsi="Calibri" w:cs="Calibri"/>
          <w:color w:val="auto"/>
        </w:rPr>
        <w:t xml:space="preserve"> </w:t>
      </w:r>
      <w:r w:rsidRPr="00E736C2">
        <w:rPr>
          <w:rFonts w:ascii="Calibri" w:hAnsi="Calibri" w:cs="Calibri"/>
          <w:color w:val="auto"/>
        </w:rPr>
        <w:t>at:</w:t>
      </w:r>
    </w:p>
    <w:p w14:paraId="4A32DF43" w14:textId="38D13A6A" w:rsidR="00AA7AE5" w:rsidRPr="00E736C2" w:rsidRDefault="00AA7AE5" w:rsidP="00AA7AE5">
      <w:pPr>
        <w:pStyle w:val="DWTNorm"/>
        <w:rPr>
          <w:rFonts w:ascii="Calibri" w:hAnsi="Calibri" w:cs="Calibri"/>
          <w:color w:val="auto"/>
        </w:rPr>
      </w:pPr>
      <w:r w:rsidRPr="00E736C2">
        <w:rPr>
          <w:rFonts w:ascii="Calibri" w:hAnsi="Calibri" w:cs="Calibri"/>
          <w:color w:val="auto"/>
        </w:rPr>
        <w:t xml:space="preserve">ATTN: </w:t>
      </w:r>
      <w:r w:rsidR="00E736C2">
        <w:rPr>
          <w:rFonts w:ascii="Calibri" w:hAnsi="Calibri" w:cs="Calibri"/>
          <w:color w:val="auto"/>
        </w:rPr>
        <w:t>Crest</w:t>
      </w:r>
      <w:r w:rsidRPr="00E736C2">
        <w:rPr>
          <w:rFonts w:ascii="Calibri" w:hAnsi="Calibri" w:cs="Calibri"/>
          <w:color w:val="auto"/>
        </w:rPr>
        <w:t xml:space="preserve"> Copyright Agent</w:t>
      </w:r>
      <w:r w:rsidRPr="00E736C2">
        <w:rPr>
          <w:rFonts w:ascii="Calibri" w:hAnsi="Calibri" w:cs="Calibri"/>
          <w:color w:val="auto"/>
        </w:rPr>
        <w:br/>
      </w:r>
      <w:r w:rsidR="00E736C2">
        <w:rPr>
          <w:rFonts w:ascii="Calibri" w:hAnsi="Calibri" w:cs="Calibri"/>
          <w:color w:val="auto"/>
        </w:rPr>
        <w:t>Crest Advisory Group LLC</w:t>
      </w:r>
      <w:r w:rsidRPr="00E736C2">
        <w:rPr>
          <w:rFonts w:ascii="Calibri" w:hAnsi="Calibri" w:cs="Calibri"/>
          <w:color w:val="auto"/>
        </w:rPr>
        <w:br/>
      </w:r>
      <w:r w:rsidR="00E736C2">
        <w:rPr>
          <w:rFonts w:ascii="Calibri" w:hAnsi="Calibri" w:cs="Calibri"/>
          <w:color w:val="auto"/>
        </w:rPr>
        <w:t>3825 PGA Blvd, Suite 701</w:t>
      </w:r>
      <w:r w:rsidRPr="00E736C2">
        <w:rPr>
          <w:rFonts w:ascii="Calibri" w:hAnsi="Calibri" w:cs="Calibri"/>
          <w:color w:val="auto"/>
        </w:rPr>
        <w:br/>
      </w:r>
      <w:r w:rsidR="00E736C2">
        <w:rPr>
          <w:rFonts w:ascii="Calibri" w:hAnsi="Calibri" w:cs="Calibri"/>
          <w:color w:val="auto"/>
        </w:rPr>
        <w:t>Palm Beach Gardens, FL 33410</w:t>
      </w:r>
      <w:r w:rsidRPr="00E736C2">
        <w:rPr>
          <w:rFonts w:ascii="Calibri" w:hAnsi="Calibri" w:cs="Calibri"/>
          <w:color w:val="auto"/>
        </w:rPr>
        <w:br/>
      </w:r>
      <w:commentRangeStart w:id="0"/>
      <w:r w:rsidRPr="00E736C2">
        <w:rPr>
          <w:rFonts w:ascii="Calibri" w:hAnsi="Calibri" w:cs="Calibri"/>
          <w:color w:val="auto"/>
        </w:rPr>
        <w:fldChar w:fldCharType="begin"/>
      </w:r>
      <w:r w:rsidRPr="00E736C2">
        <w:rPr>
          <w:rFonts w:ascii="Calibri" w:hAnsi="Calibri" w:cs="Calibri"/>
          <w:color w:val="auto"/>
        </w:rPr>
        <w:instrText>HYPERLINK "mailto:dmca@mindbodyonline.com"</w:instrText>
      </w:r>
      <w:r w:rsidRPr="00E736C2">
        <w:rPr>
          <w:rFonts w:ascii="Calibri" w:hAnsi="Calibri" w:cs="Calibri"/>
          <w:color w:val="auto"/>
        </w:rPr>
      </w:r>
      <w:r w:rsidRPr="00E736C2">
        <w:rPr>
          <w:rFonts w:ascii="Calibri" w:hAnsi="Calibri" w:cs="Calibri"/>
          <w:color w:val="auto"/>
        </w:rPr>
        <w:fldChar w:fldCharType="separate"/>
      </w:r>
      <w:r w:rsidRPr="00E736C2">
        <w:rPr>
          <w:rStyle w:val="Hyperlink"/>
          <w:rFonts w:ascii="Calibri" w:hAnsi="Calibri" w:cs="Calibri"/>
          <w:b/>
          <w:bCs/>
          <w:color w:val="auto"/>
        </w:rPr>
        <w:t>dmca@</w:t>
      </w:r>
      <w:r w:rsidR="00E736C2">
        <w:rPr>
          <w:rStyle w:val="Hyperlink"/>
          <w:rFonts w:ascii="Calibri" w:hAnsi="Calibri" w:cs="Calibri"/>
          <w:b/>
          <w:bCs/>
          <w:color w:val="auto"/>
        </w:rPr>
        <w:t>Crest</w:t>
      </w:r>
      <w:r w:rsidRPr="00E736C2">
        <w:rPr>
          <w:rStyle w:val="Hyperlink"/>
          <w:rFonts w:ascii="Calibri" w:hAnsi="Calibri" w:cs="Calibri"/>
          <w:b/>
          <w:bCs/>
          <w:color w:val="auto"/>
        </w:rPr>
        <w:t>online.com</w:t>
      </w:r>
      <w:r w:rsidRPr="00E736C2">
        <w:rPr>
          <w:rFonts w:ascii="Calibri" w:hAnsi="Calibri" w:cs="Calibri"/>
          <w:color w:val="auto"/>
        </w:rPr>
        <w:fldChar w:fldCharType="end"/>
      </w:r>
      <w:r w:rsidRPr="00E736C2">
        <w:rPr>
          <w:rFonts w:ascii="Calibri" w:hAnsi="Calibri" w:cs="Calibri"/>
          <w:color w:val="auto"/>
        </w:rPr>
        <w:br/>
      </w:r>
      <w:commentRangeEnd w:id="0"/>
      <w:r w:rsidR="00637EA1">
        <w:rPr>
          <w:rStyle w:val="CommentReference"/>
        </w:rPr>
        <w:commentReference w:id="0"/>
      </w:r>
      <w:r w:rsidR="008F5B16" w:rsidRPr="00E736C2">
        <w:rPr>
          <w:rFonts w:ascii="Calibri" w:hAnsi="Calibri" w:cs="Calibri"/>
          <w:color w:val="auto"/>
        </w:rPr>
        <w:t xml:space="preserve"> </w:t>
      </w:r>
    </w:p>
    <w:p w14:paraId="1CABF006" w14:textId="77777777" w:rsidR="00AA7AE5" w:rsidRPr="00E736C2" w:rsidRDefault="00AA7AE5" w:rsidP="00AA7AE5">
      <w:pPr>
        <w:pStyle w:val="DWTNorm"/>
        <w:rPr>
          <w:rFonts w:ascii="Calibri" w:hAnsi="Calibri" w:cs="Calibri"/>
          <w:color w:val="auto"/>
        </w:rPr>
      </w:pPr>
      <w:r w:rsidRPr="00E736C2">
        <w:rPr>
          <w:rFonts w:ascii="Calibri" w:hAnsi="Calibri" w:cs="Calibri"/>
          <w:color w:val="auto"/>
        </w:rPr>
        <w:t>To be effective, your notice must be in writing and must include the following:</w:t>
      </w:r>
    </w:p>
    <w:p w14:paraId="0B23D220" w14:textId="77777777" w:rsidR="00AA7AE5" w:rsidRPr="00E736C2" w:rsidRDefault="00AA7AE5" w:rsidP="00AA7AE5">
      <w:pPr>
        <w:pStyle w:val="DWTNorm"/>
        <w:numPr>
          <w:ilvl w:val="0"/>
          <w:numId w:val="31"/>
        </w:numPr>
        <w:rPr>
          <w:rFonts w:ascii="Calibri" w:hAnsi="Calibri" w:cs="Calibri"/>
          <w:color w:val="auto"/>
        </w:rPr>
      </w:pPr>
      <w:r w:rsidRPr="00E736C2">
        <w:rPr>
          <w:rFonts w:ascii="Calibri" w:hAnsi="Calibri" w:cs="Calibri"/>
          <w:color w:val="auto"/>
        </w:rPr>
        <w:t>A physical or electronic signature of the owner, or a person authorized to act on behalf of the owner, of the copyrighted work claimed to have been infringed.</w:t>
      </w:r>
    </w:p>
    <w:p w14:paraId="7840D516" w14:textId="77777777" w:rsidR="00AA7AE5" w:rsidRPr="00E736C2" w:rsidRDefault="00AA7AE5" w:rsidP="00AA7AE5">
      <w:pPr>
        <w:pStyle w:val="DWTNorm"/>
        <w:numPr>
          <w:ilvl w:val="0"/>
          <w:numId w:val="31"/>
        </w:numPr>
        <w:rPr>
          <w:rFonts w:ascii="Calibri" w:hAnsi="Calibri" w:cs="Calibri"/>
          <w:color w:val="auto"/>
        </w:rPr>
      </w:pPr>
      <w:r w:rsidRPr="00E736C2">
        <w:rPr>
          <w:rFonts w:ascii="Calibri" w:hAnsi="Calibri" w:cs="Calibri"/>
          <w:color w:val="auto"/>
        </w:rPr>
        <w:t>An identification of the copyrighted work claimed to have been infringed, or, if multiple copyrighted works are covered by a single notification, a representative list of the works claimed to have been infringed.</w:t>
      </w:r>
    </w:p>
    <w:p w14:paraId="6A3BA76C" w14:textId="77777777" w:rsidR="00AA7AE5" w:rsidRPr="00E736C2" w:rsidRDefault="00AA7AE5" w:rsidP="00AA7AE5">
      <w:pPr>
        <w:pStyle w:val="DWTNorm"/>
        <w:numPr>
          <w:ilvl w:val="0"/>
          <w:numId w:val="31"/>
        </w:numPr>
        <w:rPr>
          <w:rFonts w:ascii="Calibri" w:hAnsi="Calibri" w:cs="Calibri"/>
          <w:color w:val="auto"/>
        </w:rPr>
      </w:pPr>
      <w:r w:rsidRPr="00E736C2">
        <w:rPr>
          <w:rFonts w:ascii="Calibri" w:hAnsi="Calibri" w:cs="Calibri"/>
          <w:color w:val="auto"/>
        </w:rPr>
        <w:t>Identification of the material on our Services that is claimed to be infringing or to be the subject of infringing activity and that is to be removed or access to which is to be disabled, and information reasonably sufficient to permit us to locate the material on our Services.</w:t>
      </w:r>
    </w:p>
    <w:p w14:paraId="0D92D2F2" w14:textId="77777777" w:rsidR="00AA7AE5" w:rsidRPr="00E736C2" w:rsidRDefault="00AA7AE5" w:rsidP="00AA7AE5">
      <w:pPr>
        <w:pStyle w:val="DWTNorm"/>
        <w:numPr>
          <w:ilvl w:val="0"/>
          <w:numId w:val="31"/>
        </w:numPr>
        <w:rPr>
          <w:rFonts w:ascii="Calibri" w:hAnsi="Calibri" w:cs="Calibri"/>
          <w:color w:val="auto"/>
        </w:rPr>
      </w:pPr>
      <w:r w:rsidRPr="00E736C2">
        <w:rPr>
          <w:rFonts w:ascii="Calibri" w:hAnsi="Calibri" w:cs="Calibri"/>
          <w:color w:val="auto"/>
        </w:rPr>
        <w:t>Information reasonably sufficient to permit us to contact the complaining party, such as an address, telephone number, and, if available, an email address at which the complaining party may be contacted.</w:t>
      </w:r>
    </w:p>
    <w:p w14:paraId="54B3594A" w14:textId="77777777" w:rsidR="00AA7AE5" w:rsidRPr="00E736C2" w:rsidRDefault="00AA7AE5" w:rsidP="00AA7AE5">
      <w:pPr>
        <w:pStyle w:val="DWTNorm"/>
        <w:numPr>
          <w:ilvl w:val="0"/>
          <w:numId w:val="31"/>
        </w:numPr>
        <w:rPr>
          <w:rFonts w:ascii="Calibri" w:hAnsi="Calibri" w:cs="Calibri"/>
          <w:color w:val="auto"/>
        </w:rPr>
      </w:pPr>
      <w:r w:rsidRPr="00E736C2">
        <w:rPr>
          <w:rFonts w:ascii="Calibri" w:hAnsi="Calibri" w:cs="Calibri"/>
          <w:color w:val="auto"/>
        </w:rPr>
        <w:lastRenderedPageBreak/>
        <w:t>A statement that you have a good faith belief that use of the material in the manner complained of is not authorized by the copyright owner, its agent, or the law.</w:t>
      </w:r>
    </w:p>
    <w:p w14:paraId="7F7561BE" w14:textId="77777777" w:rsidR="00AA7AE5" w:rsidRPr="00E736C2" w:rsidRDefault="00AA7AE5" w:rsidP="00AA7AE5">
      <w:pPr>
        <w:pStyle w:val="DWTNorm"/>
        <w:numPr>
          <w:ilvl w:val="0"/>
          <w:numId w:val="31"/>
        </w:numPr>
        <w:rPr>
          <w:rFonts w:ascii="Calibri" w:hAnsi="Calibri" w:cs="Calibri"/>
          <w:color w:val="auto"/>
        </w:rPr>
      </w:pPr>
      <w:r w:rsidRPr="00E736C2">
        <w:rPr>
          <w:rFonts w:ascii="Calibri" w:hAnsi="Calibri" w:cs="Calibri"/>
          <w:color w:val="auto"/>
        </w:rPr>
        <w:t>A statement that the information in the notification is accurate, and under penalty of perjury, that you are authorized to act on behalf of the owner of an exclusive right that is allegedly infringed.</w:t>
      </w:r>
    </w:p>
    <w:p w14:paraId="5533AB83" w14:textId="060E5033" w:rsidR="00AA7AE5" w:rsidRPr="00E736C2" w:rsidRDefault="00AA7AE5" w:rsidP="00AA7AE5">
      <w:pPr>
        <w:pStyle w:val="DWTNorm"/>
        <w:rPr>
          <w:rFonts w:ascii="Calibri" w:hAnsi="Calibri" w:cs="Calibri"/>
          <w:color w:val="auto"/>
        </w:rPr>
      </w:pPr>
      <w:r w:rsidRPr="00E736C2">
        <w:rPr>
          <w:rFonts w:ascii="Calibri" w:hAnsi="Calibri" w:cs="Calibri"/>
          <w:color w:val="auto"/>
        </w:rPr>
        <w:t>We may provide notice of alleged copyright infringement to our subscribers through our Software Service, by sending an email, or by written communication sent to the subscriber</w:t>
      </w:r>
      <w:r w:rsidR="008F5B16" w:rsidRPr="00E736C2">
        <w:rPr>
          <w:rFonts w:ascii="Calibri" w:hAnsi="Calibri" w:cs="Calibri"/>
          <w:color w:val="auto"/>
        </w:rPr>
        <w:t>’</w:t>
      </w:r>
      <w:r w:rsidRPr="00E736C2">
        <w:rPr>
          <w:rFonts w:ascii="Calibri" w:hAnsi="Calibri" w:cs="Calibri"/>
          <w:color w:val="auto"/>
        </w:rPr>
        <w:t>s physical address contained in our records.</w:t>
      </w:r>
    </w:p>
    <w:p w14:paraId="3A47933D" w14:textId="77777777" w:rsidR="00AA7AE5" w:rsidRPr="00E736C2" w:rsidRDefault="00AA7AE5" w:rsidP="00AA7AE5">
      <w:pPr>
        <w:pStyle w:val="DWTNorm"/>
        <w:rPr>
          <w:rFonts w:ascii="Calibri" w:hAnsi="Calibri" w:cs="Calibri"/>
          <w:color w:val="auto"/>
        </w:rPr>
      </w:pPr>
      <w:r w:rsidRPr="00E736C2">
        <w:rPr>
          <w:rFonts w:ascii="Calibri" w:hAnsi="Calibri" w:cs="Calibri"/>
          <w:b/>
          <w:bCs/>
          <w:color w:val="auto"/>
        </w:rPr>
        <w:t>Counter Notices</w:t>
      </w:r>
    </w:p>
    <w:p w14:paraId="66E84C0C" w14:textId="77777777" w:rsidR="00AA7AE5" w:rsidRPr="00E736C2" w:rsidRDefault="00AA7AE5" w:rsidP="00AA7AE5">
      <w:pPr>
        <w:pStyle w:val="DWTNorm"/>
        <w:rPr>
          <w:rFonts w:ascii="Calibri" w:hAnsi="Calibri" w:cs="Calibri"/>
          <w:color w:val="auto"/>
        </w:rPr>
      </w:pPr>
      <w:r w:rsidRPr="00E736C2">
        <w:rPr>
          <w:rFonts w:ascii="Calibri" w:hAnsi="Calibri" w:cs="Calibri"/>
          <w:color w:val="auto"/>
        </w:rPr>
        <w:t>If you receive a notice of alleged copyright infringement from us, you may elect to provide counter notification in writing to our Copyright Agent. To be effective, your counter notification must be provided in writing to our Copyright Agent and must include the following information:</w:t>
      </w:r>
    </w:p>
    <w:p w14:paraId="78BA4DBC" w14:textId="77777777" w:rsidR="00AA7AE5" w:rsidRPr="00E736C2" w:rsidRDefault="00AA7AE5" w:rsidP="00AA7AE5">
      <w:pPr>
        <w:pStyle w:val="DWTNorm"/>
        <w:numPr>
          <w:ilvl w:val="0"/>
          <w:numId w:val="32"/>
        </w:numPr>
        <w:rPr>
          <w:rFonts w:ascii="Calibri" w:hAnsi="Calibri" w:cs="Calibri"/>
          <w:color w:val="auto"/>
        </w:rPr>
      </w:pPr>
      <w:r w:rsidRPr="00E736C2">
        <w:rPr>
          <w:rFonts w:ascii="Calibri" w:hAnsi="Calibri" w:cs="Calibri"/>
          <w:color w:val="auto"/>
        </w:rPr>
        <w:t>Your physical or electronic signature.</w:t>
      </w:r>
    </w:p>
    <w:p w14:paraId="1E451C49" w14:textId="77777777" w:rsidR="00AA7AE5" w:rsidRPr="00E736C2" w:rsidRDefault="00AA7AE5" w:rsidP="00AA7AE5">
      <w:pPr>
        <w:pStyle w:val="DWTNorm"/>
        <w:numPr>
          <w:ilvl w:val="0"/>
          <w:numId w:val="32"/>
        </w:numPr>
        <w:rPr>
          <w:rFonts w:ascii="Calibri" w:hAnsi="Calibri" w:cs="Calibri"/>
          <w:color w:val="auto"/>
        </w:rPr>
      </w:pPr>
      <w:r w:rsidRPr="00E736C2">
        <w:rPr>
          <w:rFonts w:ascii="Calibri" w:hAnsi="Calibri" w:cs="Calibri"/>
          <w:color w:val="auto"/>
        </w:rPr>
        <w:t>Identification of the material that has been removed or to which access has been disabled and the location at which the material appeared before it was removed or access to it was disabled.</w:t>
      </w:r>
    </w:p>
    <w:p w14:paraId="5C5AE114" w14:textId="77777777" w:rsidR="00AA7AE5" w:rsidRPr="00E736C2" w:rsidRDefault="00AA7AE5" w:rsidP="00AA7AE5">
      <w:pPr>
        <w:pStyle w:val="DWTNorm"/>
        <w:numPr>
          <w:ilvl w:val="0"/>
          <w:numId w:val="32"/>
        </w:numPr>
        <w:rPr>
          <w:rFonts w:ascii="Calibri" w:hAnsi="Calibri" w:cs="Calibri"/>
          <w:color w:val="auto"/>
        </w:rPr>
      </w:pPr>
      <w:r w:rsidRPr="00E736C2">
        <w:rPr>
          <w:rFonts w:ascii="Calibri" w:hAnsi="Calibri" w:cs="Calibri"/>
          <w:color w:val="auto"/>
        </w:rPr>
        <w:t>A statement under penalty of perjury that you have a good faith belief that the material was removed or disabled as a result of mistake or misidentification of the material to be removed or disabled.</w:t>
      </w:r>
    </w:p>
    <w:p w14:paraId="25799DD3" w14:textId="77777777" w:rsidR="00AA7AE5" w:rsidRPr="00E736C2" w:rsidRDefault="00AA7AE5" w:rsidP="00AA7AE5">
      <w:pPr>
        <w:pStyle w:val="DWTNorm"/>
        <w:numPr>
          <w:ilvl w:val="0"/>
          <w:numId w:val="32"/>
        </w:numPr>
        <w:rPr>
          <w:rFonts w:ascii="Calibri" w:hAnsi="Calibri" w:cs="Calibri"/>
          <w:color w:val="auto"/>
        </w:rPr>
      </w:pPr>
      <w:r w:rsidRPr="00E736C2">
        <w:rPr>
          <w:rFonts w:ascii="Calibri" w:hAnsi="Calibri" w:cs="Calibri"/>
          <w:color w:val="auto"/>
        </w:rPr>
        <w:t>Your name, address, and telephone number, and a statement that you consent to the jurisdiction of Federal District Court for the judicial district in which the address you provide is located, or if your address is outside of the United States, for any judicial district in which we may be found, and that you will accept service of process from the complaining party who provided us with a notice of infringement or an agent of such person.</w:t>
      </w:r>
    </w:p>
    <w:p w14:paraId="45A86E29" w14:textId="5232287B" w:rsidR="00AA7AE5" w:rsidRPr="00E736C2" w:rsidRDefault="00AA7AE5" w:rsidP="00AA7AE5">
      <w:pPr>
        <w:pStyle w:val="DWTNorm"/>
        <w:rPr>
          <w:rFonts w:ascii="Calibri" w:hAnsi="Calibri" w:cs="Calibri"/>
          <w:color w:val="auto"/>
        </w:rPr>
      </w:pPr>
      <w:r w:rsidRPr="00E736C2">
        <w:rPr>
          <w:rFonts w:ascii="Calibri" w:hAnsi="Calibri" w:cs="Calibri"/>
          <w:b/>
          <w:bCs/>
          <w:color w:val="auto"/>
        </w:rPr>
        <w:t>Please do not make false claims of copyright infringement.</w:t>
      </w:r>
      <w:r w:rsidR="008F5B16" w:rsidRPr="00E736C2">
        <w:rPr>
          <w:rFonts w:ascii="Calibri" w:hAnsi="Calibri" w:cs="Calibri"/>
          <w:color w:val="auto"/>
        </w:rPr>
        <w:t xml:space="preserve"> </w:t>
      </w:r>
      <w:r w:rsidRPr="00E736C2">
        <w:rPr>
          <w:rFonts w:ascii="Calibri" w:hAnsi="Calibri" w:cs="Calibri"/>
          <w:color w:val="auto"/>
        </w:rPr>
        <w:t>Under the Digital Millennium Copyright Act, 17 U.S.C. §512(f), any person who knowingly materially misrepresents that material or activity is infringing may be subject to monetary liability.</w:t>
      </w:r>
    </w:p>
    <w:p w14:paraId="6996F1CF" w14:textId="77777777" w:rsidR="00AA7AE5" w:rsidRPr="00E736C2" w:rsidRDefault="00AA7AE5" w:rsidP="00AA7AE5">
      <w:pPr>
        <w:pStyle w:val="DWTNorm"/>
        <w:rPr>
          <w:rFonts w:ascii="Calibri" w:hAnsi="Calibri" w:cs="Calibri"/>
          <w:color w:val="auto"/>
        </w:rPr>
      </w:pPr>
      <w:r w:rsidRPr="00E736C2">
        <w:rPr>
          <w:rFonts w:ascii="Calibri" w:hAnsi="Calibri" w:cs="Calibri"/>
          <w:b/>
          <w:bCs/>
          <w:color w:val="auto"/>
        </w:rPr>
        <w:t>Repeat Infringement</w:t>
      </w:r>
    </w:p>
    <w:p w14:paraId="5EC78703" w14:textId="09668F2B" w:rsidR="00AA7AE5" w:rsidRPr="00E736C2" w:rsidRDefault="00AA7AE5" w:rsidP="00AA7AE5">
      <w:pPr>
        <w:pStyle w:val="DWTNorm"/>
        <w:rPr>
          <w:rFonts w:ascii="Calibri" w:hAnsi="Calibri" w:cs="Calibri"/>
          <w:color w:val="auto"/>
        </w:rPr>
      </w:pPr>
      <w:r w:rsidRPr="00E736C2">
        <w:rPr>
          <w:rFonts w:ascii="Calibri" w:hAnsi="Calibri" w:cs="Calibri"/>
          <w:color w:val="auto"/>
        </w:rPr>
        <w:t xml:space="preserve">It is </w:t>
      </w:r>
      <w:r w:rsidR="00E736C2">
        <w:rPr>
          <w:rFonts w:ascii="Calibri" w:hAnsi="Calibri" w:cs="Calibri"/>
          <w:color w:val="auto"/>
        </w:rPr>
        <w:t>Crest</w:t>
      </w:r>
      <w:r w:rsidR="008F5B16" w:rsidRPr="00E736C2">
        <w:rPr>
          <w:rFonts w:ascii="Calibri" w:hAnsi="Calibri" w:cs="Calibri"/>
          <w:color w:val="auto"/>
        </w:rPr>
        <w:t>’</w:t>
      </w:r>
      <w:r w:rsidRPr="00E736C2">
        <w:rPr>
          <w:rFonts w:ascii="Calibri" w:hAnsi="Calibri" w:cs="Calibri"/>
          <w:color w:val="auto"/>
        </w:rPr>
        <w:t>s policy, in appropriate circumstances, to terminate the accounts of subscribers who are repeat infringers or are repeatedly charged with infringement.</w:t>
      </w:r>
    </w:p>
    <w:p w14:paraId="27935EC0" w14:textId="3DC1153A" w:rsidR="00AA7AE5" w:rsidRPr="00E736C2" w:rsidRDefault="00AA7AE5" w:rsidP="00455027">
      <w:pPr>
        <w:pStyle w:val="OutHead1"/>
        <w:rPr>
          <w:rFonts w:ascii="Calibri" w:hAnsi="Calibri" w:cs="Calibri"/>
          <w:color w:val="auto"/>
        </w:rPr>
      </w:pPr>
      <w:r w:rsidRPr="00E736C2">
        <w:rPr>
          <w:rFonts w:ascii="Calibri" w:hAnsi="Calibri" w:cs="Calibri"/>
          <w:color w:val="auto"/>
        </w:rPr>
        <w:lastRenderedPageBreak/>
        <w:t>Trademark</w:t>
      </w:r>
      <w:r w:rsidR="008F5B16" w:rsidRPr="00E736C2">
        <w:rPr>
          <w:rFonts w:ascii="Calibri" w:hAnsi="Calibri" w:cs="Calibri"/>
          <w:color w:val="auto"/>
        </w:rPr>
        <w:t xml:space="preserve"> </w:t>
      </w:r>
      <w:r w:rsidRPr="00E736C2">
        <w:rPr>
          <w:rFonts w:ascii="Calibri" w:hAnsi="Calibri" w:cs="Calibri"/>
          <w:color w:val="auto"/>
        </w:rPr>
        <w:t>Claims.</w:t>
      </w:r>
    </w:p>
    <w:p w14:paraId="5BA6AB5D" w14:textId="77777777" w:rsidR="00AA7AE5" w:rsidRPr="00E736C2" w:rsidRDefault="00AA7AE5" w:rsidP="00455027">
      <w:pPr>
        <w:pStyle w:val="DWTNorm"/>
        <w:keepNext/>
        <w:rPr>
          <w:rFonts w:ascii="Calibri" w:hAnsi="Calibri" w:cs="Calibri"/>
          <w:color w:val="auto"/>
        </w:rPr>
      </w:pPr>
      <w:r w:rsidRPr="00E736C2">
        <w:rPr>
          <w:rFonts w:ascii="Calibri" w:hAnsi="Calibri" w:cs="Calibri"/>
          <w:b/>
          <w:bCs/>
          <w:color w:val="auto"/>
        </w:rPr>
        <w:t>Notices</w:t>
      </w:r>
    </w:p>
    <w:p w14:paraId="2408F0CB" w14:textId="183D0C40" w:rsidR="00AA7AE5" w:rsidRPr="00E736C2" w:rsidRDefault="00AA7AE5" w:rsidP="00AA7AE5">
      <w:pPr>
        <w:pStyle w:val="DWTNorm"/>
        <w:rPr>
          <w:rFonts w:ascii="Calibri" w:hAnsi="Calibri" w:cs="Calibri"/>
          <w:color w:val="auto"/>
        </w:rPr>
      </w:pPr>
      <w:r w:rsidRPr="00E736C2">
        <w:rPr>
          <w:rFonts w:ascii="Calibri" w:hAnsi="Calibri" w:cs="Calibri"/>
          <w:color w:val="auto"/>
        </w:rPr>
        <w:t>Infringing someone else</w:t>
      </w:r>
      <w:r w:rsidR="008F5B16" w:rsidRPr="00E736C2">
        <w:rPr>
          <w:rFonts w:ascii="Calibri" w:hAnsi="Calibri" w:cs="Calibri"/>
          <w:color w:val="auto"/>
        </w:rPr>
        <w:t>’</w:t>
      </w:r>
      <w:r w:rsidRPr="00E736C2">
        <w:rPr>
          <w:rFonts w:ascii="Calibri" w:hAnsi="Calibri" w:cs="Calibri"/>
          <w:color w:val="auto"/>
        </w:rPr>
        <w:t>s trademark rights is prohibited by our Terms of Service. We suggest you seek legal advice if you are unsure whether any material on the Services infringes your trademark rights. If you believe in good faith that any material available on the Services infringes your trademark, you (or your agent) may notify us in writing</w:t>
      </w:r>
      <w:r w:rsidR="008F5B16" w:rsidRPr="00E736C2">
        <w:rPr>
          <w:rFonts w:ascii="Calibri" w:hAnsi="Calibri" w:cs="Calibri"/>
          <w:color w:val="auto"/>
        </w:rPr>
        <w:t xml:space="preserve"> </w:t>
      </w:r>
      <w:r w:rsidRPr="00E736C2">
        <w:rPr>
          <w:rFonts w:ascii="Calibri" w:hAnsi="Calibri" w:cs="Calibri"/>
          <w:color w:val="auto"/>
        </w:rPr>
        <w:t>at:</w:t>
      </w:r>
    </w:p>
    <w:p w14:paraId="060A65B4" w14:textId="37633AE7" w:rsidR="00AA7AE5" w:rsidRPr="00E736C2" w:rsidRDefault="00AA7AE5" w:rsidP="00AA7AE5">
      <w:pPr>
        <w:pStyle w:val="DWTNorm"/>
        <w:rPr>
          <w:rFonts w:ascii="Calibri" w:hAnsi="Calibri" w:cs="Calibri"/>
          <w:color w:val="auto"/>
        </w:rPr>
      </w:pPr>
      <w:r w:rsidRPr="00E736C2">
        <w:rPr>
          <w:rFonts w:ascii="Calibri" w:hAnsi="Calibri" w:cs="Calibri"/>
          <w:color w:val="auto"/>
        </w:rPr>
        <w:t xml:space="preserve">ATTN: </w:t>
      </w:r>
      <w:r w:rsidR="00E736C2">
        <w:rPr>
          <w:rFonts w:ascii="Calibri" w:hAnsi="Calibri" w:cs="Calibri"/>
          <w:color w:val="auto"/>
        </w:rPr>
        <w:t>Crest</w:t>
      </w:r>
      <w:r w:rsidRPr="00E736C2">
        <w:rPr>
          <w:rFonts w:ascii="Calibri" w:hAnsi="Calibri" w:cs="Calibri"/>
          <w:color w:val="auto"/>
        </w:rPr>
        <w:t xml:space="preserve"> Legal</w:t>
      </w:r>
      <w:r w:rsidRPr="00E736C2">
        <w:rPr>
          <w:rFonts w:ascii="Calibri" w:hAnsi="Calibri" w:cs="Calibri"/>
          <w:color w:val="auto"/>
        </w:rPr>
        <w:br/>
      </w:r>
      <w:r w:rsidR="00E736C2">
        <w:rPr>
          <w:rFonts w:ascii="Calibri" w:hAnsi="Calibri" w:cs="Calibri"/>
          <w:color w:val="auto"/>
        </w:rPr>
        <w:t>Crest Advisory Group LLC</w:t>
      </w:r>
      <w:r w:rsidR="00E736C2" w:rsidRPr="00E736C2">
        <w:rPr>
          <w:rFonts w:ascii="Calibri" w:hAnsi="Calibri" w:cs="Calibri"/>
          <w:color w:val="auto"/>
        </w:rPr>
        <w:br/>
      </w:r>
      <w:r w:rsidR="00E736C2">
        <w:rPr>
          <w:rFonts w:ascii="Calibri" w:hAnsi="Calibri" w:cs="Calibri"/>
          <w:color w:val="auto"/>
        </w:rPr>
        <w:t>3825 PGA Blvd, Suite 701</w:t>
      </w:r>
      <w:r w:rsidR="00E736C2" w:rsidRPr="00E736C2">
        <w:rPr>
          <w:rFonts w:ascii="Calibri" w:hAnsi="Calibri" w:cs="Calibri"/>
          <w:color w:val="auto"/>
        </w:rPr>
        <w:br/>
      </w:r>
      <w:r w:rsidR="00E736C2">
        <w:rPr>
          <w:rFonts w:ascii="Calibri" w:hAnsi="Calibri" w:cs="Calibri"/>
          <w:color w:val="auto"/>
        </w:rPr>
        <w:t>Palm Beach Gardens, FL 33410</w:t>
      </w:r>
      <w:r w:rsidRPr="00E736C2">
        <w:rPr>
          <w:rFonts w:ascii="Calibri" w:hAnsi="Calibri" w:cs="Calibri"/>
          <w:color w:val="auto"/>
        </w:rPr>
        <w:br/>
      </w:r>
      <w:commentRangeStart w:id="1"/>
      <w:r w:rsidRPr="00E736C2">
        <w:rPr>
          <w:rFonts w:ascii="Calibri" w:hAnsi="Calibri" w:cs="Calibri"/>
          <w:color w:val="auto"/>
        </w:rPr>
        <w:fldChar w:fldCharType="begin"/>
      </w:r>
      <w:r w:rsidRPr="00E736C2">
        <w:rPr>
          <w:rFonts w:ascii="Calibri" w:hAnsi="Calibri" w:cs="Calibri"/>
          <w:color w:val="auto"/>
        </w:rPr>
        <w:instrText>HYPERLINK "mailto:legal@mindbodyonline.com"</w:instrText>
      </w:r>
      <w:r w:rsidRPr="00E736C2">
        <w:rPr>
          <w:rFonts w:ascii="Calibri" w:hAnsi="Calibri" w:cs="Calibri"/>
          <w:color w:val="auto"/>
        </w:rPr>
      </w:r>
      <w:r w:rsidRPr="00E736C2">
        <w:rPr>
          <w:rFonts w:ascii="Calibri" w:hAnsi="Calibri" w:cs="Calibri"/>
          <w:color w:val="auto"/>
        </w:rPr>
        <w:fldChar w:fldCharType="separate"/>
      </w:r>
      <w:r w:rsidRPr="00E736C2">
        <w:rPr>
          <w:rStyle w:val="Hyperlink"/>
          <w:rFonts w:ascii="Calibri" w:hAnsi="Calibri" w:cs="Calibri"/>
          <w:b/>
          <w:bCs/>
          <w:color w:val="auto"/>
        </w:rPr>
        <w:t>legal@</w:t>
      </w:r>
      <w:r w:rsidR="00E736C2">
        <w:rPr>
          <w:rStyle w:val="Hyperlink"/>
          <w:rFonts w:ascii="Calibri" w:hAnsi="Calibri" w:cs="Calibri"/>
          <w:b/>
          <w:bCs/>
          <w:color w:val="auto"/>
        </w:rPr>
        <w:t>Crest</w:t>
      </w:r>
      <w:r w:rsidRPr="00E736C2">
        <w:rPr>
          <w:rStyle w:val="Hyperlink"/>
          <w:rFonts w:ascii="Calibri" w:hAnsi="Calibri" w:cs="Calibri"/>
          <w:b/>
          <w:bCs/>
          <w:color w:val="auto"/>
        </w:rPr>
        <w:t>online.com</w:t>
      </w:r>
      <w:r w:rsidRPr="00E736C2">
        <w:rPr>
          <w:rFonts w:ascii="Calibri" w:hAnsi="Calibri" w:cs="Calibri"/>
          <w:color w:val="auto"/>
        </w:rPr>
        <w:fldChar w:fldCharType="end"/>
      </w:r>
      <w:commentRangeEnd w:id="1"/>
      <w:r w:rsidR="00637EA1">
        <w:rPr>
          <w:rStyle w:val="CommentReference"/>
        </w:rPr>
        <w:commentReference w:id="1"/>
      </w:r>
    </w:p>
    <w:p w14:paraId="57EC6894" w14:textId="77777777" w:rsidR="00AA7AE5" w:rsidRPr="00E736C2" w:rsidRDefault="00AA7AE5" w:rsidP="00AA7AE5">
      <w:pPr>
        <w:pStyle w:val="DWTNorm"/>
        <w:rPr>
          <w:rFonts w:ascii="Calibri" w:hAnsi="Calibri" w:cs="Calibri"/>
          <w:color w:val="auto"/>
        </w:rPr>
      </w:pPr>
      <w:r w:rsidRPr="00E736C2">
        <w:rPr>
          <w:rFonts w:ascii="Calibri" w:hAnsi="Calibri" w:cs="Calibri"/>
          <w:color w:val="auto"/>
        </w:rPr>
        <w:t>You may be required by law to include certain information in your trademark infringement notice to us, therefore we suggest seeking legal advice prior to submitting a claim of this nature. At a minimum, your written notice should include the following:</w:t>
      </w:r>
    </w:p>
    <w:p w14:paraId="2374ECD4" w14:textId="505E0FDA" w:rsidR="00AA7AE5" w:rsidRPr="00E736C2" w:rsidRDefault="00AA7AE5" w:rsidP="00AA7AE5">
      <w:pPr>
        <w:pStyle w:val="DWTNorm"/>
        <w:numPr>
          <w:ilvl w:val="0"/>
          <w:numId w:val="33"/>
        </w:numPr>
        <w:rPr>
          <w:rFonts w:ascii="Calibri" w:hAnsi="Calibri" w:cs="Calibri"/>
          <w:color w:val="auto"/>
        </w:rPr>
      </w:pPr>
      <w:r w:rsidRPr="00E736C2">
        <w:rPr>
          <w:rFonts w:ascii="Calibri" w:hAnsi="Calibri" w:cs="Calibri"/>
          <w:color w:val="auto"/>
        </w:rPr>
        <w:t>Your physical or electronic signature or that of the individual authorized to act on the trademark owner</w:t>
      </w:r>
      <w:r w:rsidR="008F5B16" w:rsidRPr="00E736C2">
        <w:rPr>
          <w:rFonts w:ascii="Calibri" w:hAnsi="Calibri" w:cs="Calibri"/>
          <w:color w:val="auto"/>
        </w:rPr>
        <w:t>’</w:t>
      </w:r>
      <w:r w:rsidRPr="00E736C2">
        <w:rPr>
          <w:rFonts w:ascii="Calibri" w:hAnsi="Calibri" w:cs="Calibri"/>
          <w:color w:val="auto"/>
        </w:rPr>
        <w:t>s interest.</w:t>
      </w:r>
    </w:p>
    <w:p w14:paraId="57AE4C8B" w14:textId="77777777" w:rsidR="00AA7AE5" w:rsidRPr="00E736C2" w:rsidRDefault="00AA7AE5" w:rsidP="00AA7AE5">
      <w:pPr>
        <w:pStyle w:val="DWTNorm"/>
        <w:numPr>
          <w:ilvl w:val="0"/>
          <w:numId w:val="33"/>
        </w:numPr>
        <w:rPr>
          <w:rFonts w:ascii="Calibri" w:hAnsi="Calibri" w:cs="Calibri"/>
          <w:color w:val="auto"/>
        </w:rPr>
      </w:pPr>
      <w:r w:rsidRPr="00E736C2">
        <w:rPr>
          <w:rFonts w:ascii="Calibri" w:hAnsi="Calibri" w:cs="Calibri"/>
          <w:color w:val="auto"/>
        </w:rPr>
        <w:t>Trademark name, registration number (if applicable), registration country, legal owner.</w:t>
      </w:r>
    </w:p>
    <w:p w14:paraId="54BB4DEE" w14:textId="77777777" w:rsidR="00AA7AE5" w:rsidRPr="00E736C2" w:rsidRDefault="00AA7AE5" w:rsidP="00AA7AE5">
      <w:pPr>
        <w:pStyle w:val="DWTNorm"/>
        <w:numPr>
          <w:ilvl w:val="0"/>
          <w:numId w:val="33"/>
        </w:numPr>
        <w:rPr>
          <w:rFonts w:ascii="Calibri" w:hAnsi="Calibri" w:cs="Calibri"/>
          <w:color w:val="auto"/>
        </w:rPr>
      </w:pPr>
      <w:r w:rsidRPr="00E736C2">
        <w:rPr>
          <w:rFonts w:ascii="Calibri" w:hAnsi="Calibri" w:cs="Calibri"/>
          <w:color w:val="auto"/>
        </w:rPr>
        <w:t>Description of where the content is located on our Services.</w:t>
      </w:r>
    </w:p>
    <w:p w14:paraId="30A990B5" w14:textId="77777777" w:rsidR="00AA7AE5" w:rsidRPr="00E736C2" w:rsidRDefault="00AA7AE5" w:rsidP="00AA7AE5">
      <w:pPr>
        <w:pStyle w:val="DWTNorm"/>
        <w:numPr>
          <w:ilvl w:val="0"/>
          <w:numId w:val="33"/>
        </w:numPr>
        <w:rPr>
          <w:rFonts w:ascii="Calibri" w:hAnsi="Calibri" w:cs="Calibri"/>
          <w:color w:val="auto"/>
        </w:rPr>
      </w:pPr>
      <w:r w:rsidRPr="00E736C2">
        <w:rPr>
          <w:rFonts w:ascii="Calibri" w:hAnsi="Calibri" w:cs="Calibri"/>
          <w:color w:val="auto"/>
        </w:rPr>
        <w:t>Description of how the trademark is allegedly infringed.</w:t>
      </w:r>
    </w:p>
    <w:p w14:paraId="74214325" w14:textId="6C3E5DED" w:rsidR="00AA7AE5" w:rsidRPr="00E736C2" w:rsidRDefault="00AA7AE5" w:rsidP="00AA7AE5">
      <w:pPr>
        <w:pStyle w:val="DWTNorm"/>
        <w:numPr>
          <w:ilvl w:val="0"/>
          <w:numId w:val="33"/>
        </w:numPr>
        <w:rPr>
          <w:rFonts w:ascii="Calibri" w:hAnsi="Calibri" w:cs="Calibri"/>
          <w:color w:val="auto"/>
        </w:rPr>
      </w:pPr>
      <w:r w:rsidRPr="00E736C2">
        <w:rPr>
          <w:rFonts w:ascii="Calibri" w:hAnsi="Calibri" w:cs="Calibri"/>
          <w:color w:val="auto"/>
        </w:rPr>
        <w:t xml:space="preserve">Statement that you declare, under penalty of perjury, that (a) you are the owner of, or you are otherwise authorized to act on behalf of the owner of, the trademarks that you alleged are infringed; (b) the information you have provided in your notice to </w:t>
      </w:r>
      <w:r w:rsidR="00E736C2">
        <w:rPr>
          <w:rFonts w:ascii="Calibri" w:hAnsi="Calibri" w:cs="Calibri"/>
          <w:color w:val="auto"/>
        </w:rPr>
        <w:t>Crest</w:t>
      </w:r>
      <w:r w:rsidRPr="00E736C2">
        <w:rPr>
          <w:rFonts w:ascii="Calibri" w:hAnsi="Calibri" w:cs="Calibri"/>
          <w:color w:val="auto"/>
        </w:rPr>
        <w:t xml:space="preserve"> is accurate and complete; (c) you have a good faith belief that the use of the trademark in the manner described in the notice is not authorized by the trademark owner or otherwise permitted under applicable law.</w:t>
      </w:r>
    </w:p>
    <w:p w14:paraId="3B19E903" w14:textId="0502BA1D" w:rsidR="00AA7AE5" w:rsidRPr="00E736C2" w:rsidRDefault="00AA7AE5" w:rsidP="00AA7AE5">
      <w:pPr>
        <w:pStyle w:val="DWTNorm"/>
        <w:rPr>
          <w:rFonts w:ascii="Calibri" w:hAnsi="Calibri" w:cs="Calibri"/>
          <w:color w:val="auto"/>
        </w:rPr>
      </w:pPr>
      <w:r w:rsidRPr="00E736C2">
        <w:rPr>
          <w:rFonts w:ascii="Calibri" w:hAnsi="Calibri" w:cs="Calibri"/>
          <w:color w:val="auto"/>
        </w:rPr>
        <w:t>Note that before you submit a notice of trademark infringement to us, you may find it useful to contact the individual or entity who posted the content or material that you believe is infringing, as it is possible that by bringing it to their attention you may be able to resolve the matter without us. Keep in mind, however, if you choose to contact the individual directly instead of submitting a claim to us, we will not receive a copy of your message and will not be aware of the</w:t>
      </w:r>
      <w:r w:rsidR="008F5B16" w:rsidRPr="00E736C2">
        <w:rPr>
          <w:rFonts w:ascii="Calibri" w:hAnsi="Calibri" w:cs="Calibri"/>
          <w:color w:val="auto"/>
        </w:rPr>
        <w:t xml:space="preserve"> </w:t>
      </w:r>
      <w:r w:rsidRPr="00E736C2">
        <w:rPr>
          <w:rFonts w:ascii="Calibri" w:hAnsi="Calibri" w:cs="Calibri"/>
          <w:color w:val="auto"/>
        </w:rPr>
        <w:t>issue.</w:t>
      </w:r>
    </w:p>
    <w:p w14:paraId="6C0CFA9E" w14:textId="0766CD68" w:rsidR="00AA7AE5" w:rsidRPr="00E736C2" w:rsidRDefault="00E736C2" w:rsidP="00AA7AE5">
      <w:pPr>
        <w:pStyle w:val="DWTNorm"/>
        <w:rPr>
          <w:rFonts w:ascii="Calibri" w:hAnsi="Calibri" w:cs="Calibri"/>
          <w:color w:val="auto"/>
        </w:rPr>
      </w:pPr>
      <w:r>
        <w:rPr>
          <w:rFonts w:ascii="Calibri" w:hAnsi="Calibri" w:cs="Calibri"/>
          <w:color w:val="auto"/>
        </w:rPr>
        <w:t>Crest</w:t>
      </w:r>
      <w:r w:rsidR="00AA7AE5" w:rsidRPr="00E736C2">
        <w:rPr>
          <w:rFonts w:ascii="Calibri" w:hAnsi="Calibri" w:cs="Calibri"/>
          <w:color w:val="auto"/>
        </w:rPr>
        <w:t xml:space="preserve"> will review all properly submitted claims, which may result in us removing the reported content from the Services. In some instances </w:t>
      </w:r>
      <w:r>
        <w:rPr>
          <w:rFonts w:ascii="Calibri" w:hAnsi="Calibri" w:cs="Calibri"/>
          <w:color w:val="auto"/>
        </w:rPr>
        <w:t>Crest</w:t>
      </w:r>
      <w:r w:rsidR="00AA7AE5" w:rsidRPr="00E736C2">
        <w:rPr>
          <w:rFonts w:ascii="Calibri" w:hAnsi="Calibri" w:cs="Calibri"/>
          <w:color w:val="auto"/>
        </w:rPr>
        <w:t xml:space="preserve"> may need, in its sole discretion, to remove the content prior to contacting the party that posted it. If the content is removed, the party that posted the content will receive a notice from </w:t>
      </w:r>
      <w:r>
        <w:rPr>
          <w:rFonts w:ascii="Calibri" w:hAnsi="Calibri" w:cs="Calibri"/>
          <w:color w:val="auto"/>
        </w:rPr>
        <w:t>Crest</w:t>
      </w:r>
      <w:r w:rsidR="00AA7AE5" w:rsidRPr="00E736C2">
        <w:rPr>
          <w:rFonts w:ascii="Calibri" w:hAnsi="Calibri" w:cs="Calibri"/>
          <w:color w:val="auto"/>
        </w:rPr>
        <w:t xml:space="preserve"> letting them know that the content </w:t>
      </w:r>
      <w:r w:rsidR="00AA7AE5" w:rsidRPr="00E736C2">
        <w:rPr>
          <w:rFonts w:ascii="Calibri" w:hAnsi="Calibri" w:cs="Calibri"/>
          <w:color w:val="auto"/>
        </w:rPr>
        <w:lastRenderedPageBreak/>
        <w:t xml:space="preserve">they posted was removed because of your claim. </w:t>
      </w:r>
      <w:r>
        <w:rPr>
          <w:rFonts w:ascii="Calibri" w:hAnsi="Calibri" w:cs="Calibri"/>
          <w:color w:val="auto"/>
        </w:rPr>
        <w:t>Crest</w:t>
      </w:r>
      <w:r w:rsidR="00AA7AE5" w:rsidRPr="00E736C2">
        <w:rPr>
          <w:rFonts w:ascii="Calibri" w:hAnsi="Calibri" w:cs="Calibri"/>
          <w:color w:val="auto"/>
        </w:rPr>
        <w:t xml:space="preserve"> will provide them with a copy of your submission including the contact information you provided to us, the name of your organization or whom you represent, if any, and the contents of your</w:t>
      </w:r>
      <w:r w:rsidR="008F5B16" w:rsidRPr="00E736C2">
        <w:rPr>
          <w:rFonts w:ascii="Calibri" w:hAnsi="Calibri" w:cs="Calibri"/>
          <w:color w:val="auto"/>
        </w:rPr>
        <w:t xml:space="preserve"> </w:t>
      </w:r>
      <w:r w:rsidR="00AA7AE5" w:rsidRPr="00E736C2">
        <w:rPr>
          <w:rFonts w:ascii="Calibri" w:hAnsi="Calibri" w:cs="Calibri"/>
          <w:color w:val="auto"/>
        </w:rPr>
        <w:t>claim.</w:t>
      </w:r>
    </w:p>
    <w:sectPr w:rsidR="00AA7AE5" w:rsidRPr="00E736C2" w:rsidSect="007637AB">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WT" w:date="2025-10-10T16:57:00Z" w:initials="sd">
    <w:p w14:paraId="6CA44D8C" w14:textId="04793E2A" w:rsidR="00637EA1" w:rsidRDefault="00637EA1">
      <w:pPr>
        <w:pStyle w:val="CommentText"/>
      </w:pPr>
      <w:r>
        <w:rPr>
          <w:rStyle w:val="CommentReference"/>
        </w:rPr>
        <w:annotationRef/>
      </w:r>
      <w:r>
        <w:t>Note you need to set this up</w:t>
      </w:r>
    </w:p>
  </w:comment>
  <w:comment w:id="1" w:author="DWT" w:date="2025-10-10T16:57:00Z" w:initials="sd">
    <w:p w14:paraId="4A9A0C85" w14:textId="66592399" w:rsidR="00637EA1" w:rsidRDefault="00637EA1">
      <w:pPr>
        <w:pStyle w:val="CommentText"/>
      </w:pPr>
      <w:r>
        <w:rPr>
          <w:rStyle w:val="CommentReference"/>
        </w:rPr>
        <w:annotationRef/>
      </w:r>
      <w:r>
        <w:t>You need to set this up</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CA44D8C" w15:done="0"/>
  <w15:commentEx w15:paraId="4A9A0C8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EEC139B" w16cex:dateUtc="2025-10-10T23:57:00Z"/>
  <w16cex:commentExtensible w16cex:durableId="0A2929E3" w16cex:dateUtc="2025-10-10T23: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CA44D8C" w16cid:durableId="2EEC139B"/>
  <w16cid:commentId w16cid:paraId="4A9A0C85" w16cid:durableId="0A2929E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BB0C62" w14:textId="77777777" w:rsidR="004C56D0" w:rsidRDefault="004C56D0" w:rsidP="00BA540A">
      <w:r>
        <w:separator/>
      </w:r>
    </w:p>
  </w:endnote>
  <w:endnote w:type="continuationSeparator" w:id="0">
    <w:p w14:paraId="46731F30" w14:textId="77777777" w:rsidR="004C56D0" w:rsidRDefault="004C56D0" w:rsidP="00BA54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A7940" w14:textId="5C116019" w:rsidR="00AA1C0C" w:rsidRDefault="00AA1C0C">
    <w:pPr>
      <w:pStyle w:val="Footer"/>
    </w:pPr>
    <w:del w:id="2" w:author="DWT" w:date="2025-10-10T16:58:00Z" w16du:dateUtc="2025-10-10T23:58:00Z">
      <w:r w:rsidDel="00E82A93">
        <w:fldChar w:fldCharType="begin"/>
      </w:r>
    </w:del>
    <w:ins w:id="3" w:author="DWT" w:date="2025-10-10T16:58:00Z" w16du:dateUtc="2025-10-10T23:58:00Z">
      <w:r w:rsidR="00E82A93">
        <w:instrText xml:space="preserve">DOCPROPERTY DOCXDOCID DMS=NetDocuments Format=&lt;&lt;ID&gt;&gt;v.&lt;&lt;VER&gt;&gt; &lt;&lt;Client&gt;&gt;-&lt;&lt;Matter&gt;&gt; \* MERGEFORMAT </w:instrText>
      </w:r>
    </w:ins>
    <w:del w:id="4" w:author="DWT" w:date="2025-10-10T16:58:00Z" w16du:dateUtc="2025-10-10T23:58:00Z">
      <w:r w:rsidDel="00E82A93">
        <w:delInstrText xml:space="preserve"> DOCPROPERTY DOCXDOCID DMS=NetDocuments Format=&lt;&lt;ID&gt;&gt;v.&lt;&lt;VER&gt;&gt; &lt;&lt;Client&gt;&gt;-&lt;&lt;Matter&gt;&gt; \* MERGEFORMAT </w:delInstrText>
      </w:r>
      <w:r w:rsidDel="00E82A93">
        <w:fldChar w:fldCharType="separate"/>
      </w:r>
      <w:r w:rsidRPr="00E82A93" w:rsidDel="00E82A93">
        <w:rPr>
          <w:rStyle w:val="DocID"/>
          <w:rPrChange w:id="5" w:author="DWT" w:date="2025-10-10T16:58:00Z" w16du:dateUtc="2025-10-10T23:58:00Z">
            <w:rPr>
              <w:rStyle w:val="DocID"/>
            </w:rPr>
          </w:rPrChange>
        </w:rPr>
        <w:delText>4925-0943-5244v.1 0124394-000001</w:delText>
      </w:r>
      <w:r w:rsidDel="00E82A93">
        <w:fldChar w:fldCharType="end"/>
      </w:r>
    </w:del>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35559" w14:textId="77777777" w:rsidR="007637AB" w:rsidRDefault="007637AB" w:rsidP="00BA540A">
    <w:pPr>
      <w:pStyle w:val="Footer"/>
      <w:rPr>
        <w:noProof/>
      </w:rPr>
    </w:pPr>
    <w:r>
      <w:tab/>
    </w:r>
    <w:r>
      <w:fldChar w:fldCharType="begin"/>
    </w:r>
    <w:r>
      <w:instrText xml:space="preserve"> PAGE   \* MERGEFORMAT </w:instrText>
    </w:r>
    <w:r>
      <w:fldChar w:fldCharType="separate"/>
    </w:r>
    <w:r>
      <w:rPr>
        <w:noProof/>
      </w:rPr>
      <w:t>2</w:t>
    </w:r>
    <w:r>
      <w:rPr>
        <w:noProof/>
      </w:rPr>
      <w:fldChar w:fldCharType="end"/>
    </w:r>
  </w:p>
  <w:p w14:paraId="2016D7AA" w14:textId="6FDBCAA7" w:rsidR="00AA1C0C" w:rsidRDefault="00AA1C0C" w:rsidP="00BA540A">
    <w:pPr>
      <w:pStyle w:val="Footer"/>
    </w:pPr>
    <w:del w:id="6" w:author="DWT" w:date="2025-10-10T16:58:00Z" w16du:dateUtc="2025-10-10T23:58:00Z">
      <w:r w:rsidDel="00E82A93">
        <w:fldChar w:fldCharType="begin"/>
      </w:r>
    </w:del>
    <w:ins w:id="7" w:author="DWT" w:date="2025-10-10T16:58:00Z" w16du:dateUtc="2025-10-10T23:58:00Z">
      <w:r w:rsidR="00E82A93">
        <w:instrText xml:space="preserve">DOCPROPERTY DOCXDOCID DMS=NetDocuments Format=&lt;&lt;ID&gt;&gt;v.&lt;&lt;VER&gt;&gt; &lt;&lt;Client&gt;&gt;-&lt;&lt;Matter&gt;&gt; \* MERGEFORMAT </w:instrText>
      </w:r>
    </w:ins>
    <w:del w:id="8" w:author="DWT" w:date="2025-10-10T16:58:00Z" w16du:dateUtc="2025-10-10T23:58:00Z">
      <w:r w:rsidDel="00E82A93">
        <w:delInstrText xml:space="preserve"> DOCPROPERTY DOCXDOCID DMS=NetDocuments Format=&lt;&lt;ID&gt;&gt;v.&lt;&lt;VER&gt;&gt; &lt;&lt;Client&gt;&gt;-&lt;&lt;Matter&gt;&gt; \* MERGEFORMAT </w:delInstrText>
      </w:r>
      <w:r w:rsidDel="00E82A93">
        <w:fldChar w:fldCharType="separate"/>
      </w:r>
      <w:r w:rsidRPr="00E82A93" w:rsidDel="00E82A93">
        <w:rPr>
          <w:rStyle w:val="DocID"/>
          <w:rPrChange w:id="9" w:author="DWT" w:date="2025-10-10T16:58:00Z" w16du:dateUtc="2025-10-10T23:58:00Z">
            <w:rPr>
              <w:rStyle w:val="DocID"/>
            </w:rPr>
          </w:rPrChange>
        </w:rPr>
        <w:delText>4925-0943-5244v.1 0124394-000001</w:delText>
      </w:r>
      <w:r w:rsidDel="00E82A93">
        <w:fldChar w:fldCharType="end"/>
      </w:r>
    </w:del>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FDC43" w14:textId="380CBF3D" w:rsidR="00AA1C0C" w:rsidRDefault="00AA1C0C">
    <w:pPr>
      <w:pStyle w:val="Footer"/>
    </w:pPr>
    <w:del w:id="10" w:author="DWT" w:date="2025-10-10T16:58:00Z" w16du:dateUtc="2025-10-10T23:58:00Z">
      <w:r w:rsidDel="00E82A93">
        <w:fldChar w:fldCharType="begin"/>
      </w:r>
    </w:del>
    <w:ins w:id="11" w:author="DWT" w:date="2025-10-10T16:58:00Z" w16du:dateUtc="2025-10-10T23:58:00Z">
      <w:r w:rsidR="00E82A93">
        <w:instrText xml:space="preserve">DOCPROPERTY DOCXDOCID DMS=NetDocuments Format=&lt;&lt;ID&gt;&gt;v.&lt;&lt;VER&gt;&gt; &lt;&lt;Client&gt;&gt;-&lt;&lt;Matter&gt;&gt; \* MERGEFORMAT </w:instrText>
      </w:r>
    </w:ins>
    <w:del w:id="12" w:author="DWT" w:date="2025-10-10T16:58:00Z" w16du:dateUtc="2025-10-10T23:58:00Z">
      <w:r w:rsidDel="00E82A93">
        <w:delInstrText xml:space="preserve"> DOCPROPERTY DOCXDOCID DMS=NetDocuments Format=&lt;&lt;ID&gt;&gt;v.&lt;&lt;VER&gt;&gt; &lt;&lt;Client&gt;&gt;-&lt;&lt;Matter&gt;&gt; \* MERGEFORMAT </w:delInstrText>
      </w:r>
      <w:r w:rsidDel="00E82A93">
        <w:fldChar w:fldCharType="separate"/>
      </w:r>
      <w:r w:rsidRPr="00E82A93" w:rsidDel="00E82A93">
        <w:rPr>
          <w:rStyle w:val="DocID"/>
          <w:rPrChange w:id="13" w:author="DWT" w:date="2025-10-10T16:58:00Z" w16du:dateUtc="2025-10-10T23:58:00Z">
            <w:rPr>
              <w:rStyle w:val="DocID"/>
            </w:rPr>
          </w:rPrChange>
        </w:rPr>
        <w:delText>4925-0943-5244v.1 0124394-000001</w:delText>
      </w:r>
      <w:r w:rsidDel="00E82A93">
        <w:fldChar w:fldCharType="end"/>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E9FED9" w14:textId="77777777" w:rsidR="004C56D0" w:rsidRDefault="004C56D0" w:rsidP="00BA540A">
      <w:r>
        <w:separator/>
      </w:r>
    </w:p>
  </w:footnote>
  <w:footnote w:type="continuationSeparator" w:id="0">
    <w:p w14:paraId="5D08C360" w14:textId="77777777" w:rsidR="004C56D0" w:rsidRDefault="004C56D0" w:rsidP="00BA54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2C7C1" w14:textId="77777777" w:rsidR="00AA1C0C" w:rsidRDefault="00AA1C0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D810F" w14:textId="77777777" w:rsidR="00AA1C0C" w:rsidRDefault="00AA1C0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B0B8F" w14:textId="77777777" w:rsidR="00AA1C0C" w:rsidRDefault="00AA1C0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71B2A"/>
    <w:multiLevelType w:val="multilevel"/>
    <w:tmpl w:val="A9546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764B04"/>
    <w:multiLevelType w:val="multilevel"/>
    <w:tmpl w:val="5030C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E5226B"/>
    <w:multiLevelType w:val="hybridMultilevel"/>
    <w:tmpl w:val="111802D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2A6689"/>
    <w:multiLevelType w:val="multilevel"/>
    <w:tmpl w:val="ACEC5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5BD4FAB"/>
    <w:multiLevelType w:val="multilevel"/>
    <w:tmpl w:val="36A01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9A39F3"/>
    <w:multiLevelType w:val="multilevel"/>
    <w:tmpl w:val="9AD08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21E3416"/>
    <w:multiLevelType w:val="multilevel"/>
    <w:tmpl w:val="BD6A0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364998"/>
    <w:multiLevelType w:val="multilevel"/>
    <w:tmpl w:val="23BAF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CA3815"/>
    <w:multiLevelType w:val="multilevel"/>
    <w:tmpl w:val="6A407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415EBE"/>
    <w:multiLevelType w:val="multilevel"/>
    <w:tmpl w:val="6E426EEE"/>
    <w:lvl w:ilvl="0">
      <w:start w:val="1"/>
      <w:numFmt w:val="decimal"/>
      <w:pStyle w:val="OutHead1"/>
      <w:lvlText w:val="%1."/>
      <w:lvlJc w:val="left"/>
      <w:pPr>
        <w:tabs>
          <w:tab w:val="num" w:pos="720"/>
        </w:tabs>
        <w:ind w:left="0" w:firstLine="0"/>
      </w:pPr>
      <w:rPr>
        <w:rFonts w:hint="default"/>
      </w:rPr>
    </w:lvl>
    <w:lvl w:ilvl="1">
      <w:start w:val="1"/>
      <w:numFmt w:val="upperLetter"/>
      <w:pStyle w:val="OutHead2"/>
      <w:isLgl/>
      <w:lvlText w:val="%1.%2"/>
      <w:lvlJc w:val="left"/>
      <w:pPr>
        <w:tabs>
          <w:tab w:val="num" w:pos="720"/>
        </w:tabs>
        <w:ind w:left="0" w:firstLine="0"/>
      </w:pPr>
      <w:rPr>
        <w:rFonts w:ascii="Arial" w:hAnsi="Arial" w:cs="Arial" w:hint="default"/>
        <w:b/>
        <w:i w:val="0"/>
        <w:caps w:val="0"/>
        <w:smallCaps w:val="0"/>
        <w:strike w:val="0"/>
        <w:dstrike w:val="0"/>
        <w:color w:val="57585A"/>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OutHead3"/>
      <w:isLgl/>
      <w:lvlText w:val="%1.%2.%3"/>
      <w:lvlJc w:val="left"/>
      <w:pPr>
        <w:tabs>
          <w:tab w:val="num" w:pos="144"/>
        </w:tabs>
        <w:ind w:left="720" w:firstLine="0"/>
      </w:pPr>
      <w:rPr>
        <w:rFonts w:ascii="Arial" w:hAnsi="Arial" w:hint="default"/>
        <w:b/>
        <w:i w:val="0"/>
        <w:caps w:val="0"/>
        <w:smallCaps w:val="0"/>
        <w:strike w:val="0"/>
        <w:dstrike w:val="0"/>
        <w:color w:val="57585A"/>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OutHead4"/>
      <w:lvlText w:val="%4."/>
      <w:lvlJc w:val="left"/>
      <w:pPr>
        <w:tabs>
          <w:tab w:val="num" w:pos="2880"/>
        </w:tabs>
        <w:ind w:left="2880" w:hanging="720"/>
      </w:pPr>
      <w:rPr>
        <w:rFonts w:ascii="Times New Roman" w:hAnsi="Times New Roman" w:hint="default"/>
        <w:b/>
        <w:i w:val="0"/>
        <w:caps w:val="0"/>
        <w:smallCaps w:val="0"/>
        <w:strike w:val="0"/>
        <w:dstrike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OutHead5"/>
      <w:lvlText w:val="(%5)"/>
      <w:lvlJc w:val="left"/>
      <w:pPr>
        <w:tabs>
          <w:tab w:val="num" w:pos="3600"/>
        </w:tabs>
        <w:ind w:left="3600" w:hanging="720"/>
      </w:pPr>
      <w:rPr>
        <w:rFonts w:ascii="Times New Roman" w:hAnsi="Times New Roman" w:hint="default"/>
        <w:b/>
        <w:i w:val="0"/>
        <w:caps w:val="0"/>
        <w:smallCaps w:val="0"/>
        <w:strike w:val="0"/>
        <w:dstrike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Letter"/>
      <w:pStyle w:val="OutHead6"/>
      <w:lvlText w:val="(%6)"/>
      <w:lvlJc w:val="left"/>
      <w:pPr>
        <w:tabs>
          <w:tab w:val="num" w:pos="4320"/>
        </w:tabs>
        <w:ind w:left="4320" w:hanging="720"/>
      </w:pPr>
      <w:rPr>
        <w:rFonts w:ascii="Times New Roman" w:hAnsi="Times New Roman" w:hint="default"/>
        <w:b/>
        <w:i w:val="0"/>
        <w:caps w:val="0"/>
        <w:smallCaps w:val="0"/>
        <w:strike w:val="0"/>
        <w:dstrike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Roman"/>
      <w:pStyle w:val="OutHead7"/>
      <w:lvlText w:val="%7)"/>
      <w:lvlJc w:val="left"/>
      <w:pPr>
        <w:tabs>
          <w:tab w:val="num" w:pos="5040"/>
        </w:tabs>
        <w:ind w:left="5040" w:hanging="720"/>
      </w:pPr>
      <w:rPr>
        <w:rFonts w:ascii="Times New Roman" w:hAnsi="Times New Roman" w:hint="default"/>
        <w:b/>
        <w:i w:val="0"/>
        <w:caps w:val="0"/>
        <w:smallCaps w:val="0"/>
        <w:strike w:val="0"/>
        <w:dstrike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pStyle w:val="OutHead8"/>
      <w:lvlText w:val="%8)"/>
      <w:lvlJc w:val="left"/>
      <w:pPr>
        <w:tabs>
          <w:tab w:val="num" w:pos="5760"/>
        </w:tabs>
        <w:ind w:left="5760" w:hanging="720"/>
      </w:pPr>
      <w:rPr>
        <w:rFonts w:ascii="Times New Roman" w:hAnsi="Times New Roman" w:hint="default"/>
        <w:b/>
        <w:i w:val="0"/>
        <w:caps w:val="0"/>
        <w:smallCaps w:val="0"/>
        <w:strike w:val="0"/>
        <w:dstrike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lvlText w:val="%9."/>
      <w:lvlJc w:val="left"/>
      <w:pPr>
        <w:tabs>
          <w:tab w:val="num" w:pos="3240"/>
        </w:tabs>
        <w:ind w:left="3240" w:hanging="360"/>
      </w:pPr>
      <w:rPr>
        <w:rFonts w:hint="default"/>
      </w:rPr>
    </w:lvl>
  </w:abstractNum>
  <w:abstractNum w:abstractNumId="10" w15:restartNumberingAfterBreak="0">
    <w:nsid w:val="34474168"/>
    <w:multiLevelType w:val="multilevel"/>
    <w:tmpl w:val="08120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D23230F"/>
    <w:multiLevelType w:val="multilevel"/>
    <w:tmpl w:val="571C2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7F1A8F"/>
    <w:multiLevelType w:val="multilevel"/>
    <w:tmpl w:val="4A62F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9932E4E"/>
    <w:multiLevelType w:val="multilevel"/>
    <w:tmpl w:val="6ADE4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FEC1A8A"/>
    <w:multiLevelType w:val="multilevel"/>
    <w:tmpl w:val="A86A9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32B42D5"/>
    <w:multiLevelType w:val="multilevel"/>
    <w:tmpl w:val="6BE6C3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B64979"/>
    <w:multiLevelType w:val="multilevel"/>
    <w:tmpl w:val="ED568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E657E4"/>
    <w:multiLevelType w:val="multilevel"/>
    <w:tmpl w:val="1AD6EB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46700808">
    <w:abstractNumId w:val="9"/>
  </w:num>
  <w:num w:numId="2" w16cid:durableId="198201642">
    <w:abstractNumId w:val="9"/>
  </w:num>
  <w:num w:numId="3" w16cid:durableId="924922836">
    <w:abstractNumId w:val="9"/>
  </w:num>
  <w:num w:numId="4" w16cid:durableId="1270429198">
    <w:abstractNumId w:val="9"/>
  </w:num>
  <w:num w:numId="5" w16cid:durableId="15616071">
    <w:abstractNumId w:val="9"/>
  </w:num>
  <w:num w:numId="6" w16cid:durableId="397242812">
    <w:abstractNumId w:val="9"/>
  </w:num>
  <w:num w:numId="7" w16cid:durableId="206913341">
    <w:abstractNumId w:val="9"/>
  </w:num>
  <w:num w:numId="8" w16cid:durableId="1781796451">
    <w:abstractNumId w:val="9"/>
  </w:num>
  <w:num w:numId="9" w16cid:durableId="222255413">
    <w:abstractNumId w:val="9"/>
  </w:num>
  <w:num w:numId="10" w16cid:durableId="1380590401">
    <w:abstractNumId w:val="9"/>
  </w:num>
  <w:num w:numId="11" w16cid:durableId="1351302516">
    <w:abstractNumId w:val="9"/>
  </w:num>
  <w:num w:numId="12" w16cid:durableId="1918317273">
    <w:abstractNumId w:val="9"/>
  </w:num>
  <w:num w:numId="13" w16cid:durableId="2046784038">
    <w:abstractNumId w:val="9"/>
  </w:num>
  <w:num w:numId="14" w16cid:durableId="815295126">
    <w:abstractNumId w:val="9"/>
  </w:num>
  <w:num w:numId="15" w16cid:durableId="474494581">
    <w:abstractNumId w:val="9"/>
  </w:num>
  <w:num w:numId="16" w16cid:durableId="343826550">
    <w:abstractNumId w:val="9"/>
  </w:num>
  <w:num w:numId="17" w16cid:durableId="240144923">
    <w:abstractNumId w:val="16"/>
  </w:num>
  <w:num w:numId="18" w16cid:durableId="747993473">
    <w:abstractNumId w:val="6"/>
  </w:num>
  <w:num w:numId="19" w16cid:durableId="1436437306">
    <w:abstractNumId w:val="5"/>
  </w:num>
  <w:num w:numId="20" w16cid:durableId="212159267">
    <w:abstractNumId w:val="12"/>
  </w:num>
  <w:num w:numId="21" w16cid:durableId="1232960995">
    <w:abstractNumId w:val="4"/>
  </w:num>
  <w:num w:numId="22" w16cid:durableId="1445156426">
    <w:abstractNumId w:val="7"/>
  </w:num>
  <w:num w:numId="23" w16cid:durableId="1710841927">
    <w:abstractNumId w:val="0"/>
  </w:num>
  <w:num w:numId="24" w16cid:durableId="1096832218">
    <w:abstractNumId w:val="8"/>
  </w:num>
  <w:num w:numId="25" w16cid:durableId="1876035793">
    <w:abstractNumId w:val="15"/>
  </w:num>
  <w:num w:numId="26" w16cid:durableId="1610118394">
    <w:abstractNumId w:val="11"/>
  </w:num>
  <w:num w:numId="27" w16cid:durableId="1933005352">
    <w:abstractNumId w:val="2"/>
  </w:num>
  <w:num w:numId="28" w16cid:durableId="1887133181">
    <w:abstractNumId w:val="17"/>
  </w:num>
  <w:num w:numId="29" w16cid:durableId="658113532">
    <w:abstractNumId w:val="13"/>
  </w:num>
  <w:num w:numId="30" w16cid:durableId="2058165959">
    <w:abstractNumId w:val="3"/>
  </w:num>
  <w:num w:numId="31" w16cid:durableId="2057091">
    <w:abstractNumId w:val="1"/>
  </w:num>
  <w:num w:numId="32" w16cid:durableId="1592621562">
    <w:abstractNumId w:val="14"/>
  </w:num>
  <w:num w:numId="33" w16cid:durableId="34737466">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WT">
    <w15:presenceInfo w15:providerId="None" w15:userId="DW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56D0"/>
    <w:rsid w:val="00035E0D"/>
    <w:rsid w:val="00043DDC"/>
    <w:rsid w:val="00051435"/>
    <w:rsid w:val="000A4AA3"/>
    <w:rsid w:val="000B4A59"/>
    <w:rsid w:val="000E443E"/>
    <w:rsid w:val="0010381E"/>
    <w:rsid w:val="00103ACE"/>
    <w:rsid w:val="001E36F0"/>
    <w:rsid w:val="0020538F"/>
    <w:rsid w:val="002144CE"/>
    <w:rsid w:val="00274953"/>
    <w:rsid w:val="00311E15"/>
    <w:rsid w:val="0031686E"/>
    <w:rsid w:val="003261AC"/>
    <w:rsid w:val="0037143A"/>
    <w:rsid w:val="003753FE"/>
    <w:rsid w:val="00384F99"/>
    <w:rsid w:val="003A7210"/>
    <w:rsid w:val="003B3F3F"/>
    <w:rsid w:val="003E055A"/>
    <w:rsid w:val="00455027"/>
    <w:rsid w:val="004C56D0"/>
    <w:rsid w:val="005458EB"/>
    <w:rsid w:val="005576E7"/>
    <w:rsid w:val="00581825"/>
    <w:rsid w:val="005E4B0A"/>
    <w:rsid w:val="005E702B"/>
    <w:rsid w:val="00612572"/>
    <w:rsid w:val="00616D46"/>
    <w:rsid w:val="00637EA1"/>
    <w:rsid w:val="0066135B"/>
    <w:rsid w:val="00696EC1"/>
    <w:rsid w:val="00753294"/>
    <w:rsid w:val="007637AB"/>
    <w:rsid w:val="007D07A8"/>
    <w:rsid w:val="0080598A"/>
    <w:rsid w:val="008221D9"/>
    <w:rsid w:val="00823074"/>
    <w:rsid w:val="00825EF0"/>
    <w:rsid w:val="008C6DAC"/>
    <w:rsid w:val="008E1D30"/>
    <w:rsid w:val="008F5B16"/>
    <w:rsid w:val="00915B04"/>
    <w:rsid w:val="00930CD1"/>
    <w:rsid w:val="00935E2E"/>
    <w:rsid w:val="00971C70"/>
    <w:rsid w:val="00992684"/>
    <w:rsid w:val="009A5CDF"/>
    <w:rsid w:val="009D10C5"/>
    <w:rsid w:val="009D2294"/>
    <w:rsid w:val="00A212F8"/>
    <w:rsid w:val="00A9527D"/>
    <w:rsid w:val="00AA1C0C"/>
    <w:rsid w:val="00AA7AE5"/>
    <w:rsid w:val="00AF6482"/>
    <w:rsid w:val="00B206DC"/>
    <w:rsid w:val="00B3126E"/>
    <w:rsid w:val="00B75C1F"/>
    <w:rsid w:val="00BA540A"/>
    <w:rsid w:val="00BF31BA"/>
    <w:rsid w:val="00BF5001"/>
    <w:rsid w:val="00C26A48"/>
    <w:rsid w:val="00C31481"/>
    <w:rsid w:val="00C316E6"/>
    <w:rsid w:val="00C73062"/>
    <w:rsid w:val="00C84504"/>
    <w:rsid w:val="00C945DF"/>
    <w:rsid w:val="00CE14E7"/>
    <w:rsid w:val="00CE3103"/>
    <w:rsid w:val="00D60174"/>
    <w:rsid w:val="00D6065B"/>
    <w:rsid w:val="00D73855"/>
    <w:rsid w:val="00DC54A5"/>
    <w:rsid w:val="00DF11A9"/>
    <w:rsid w:val="00E640F4"/>
    <w:rsid w:val="00E736C2"/>
    <w:rsid w:val="00E82A93"/>
    <w:rsid w:val="00E9460F"/>
    <w:rsid w:val="00EB1DBF"/>
    <w:rsid w:val="00F44D74"/>
    <w:rsid w:val="00F5781F"/>
    <w:rsid w:val="00F77CC9"/>
    <w:rsid w:val="00F77FD8"/>
    <w:rsid w:val="00FA59C2"/>
    <w:rsid w:val="00FB09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141BD"/>
  <w15:chartTrackingRefBased/>
  <w15:docId w15:val="{7E34E6FB-3933-4D5D-B232-6B803E5799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3"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7" w:unhideWhenUsed="1"/>
    <w:lsdException w:name="toc 2" w:semiHidden="1" w:uiPriority="37" w:unhideWhenUsed="1"/>
    <w:lsdException w:name="toc 3" w:semiHidden="1" w:uiPriority="37" w:unhideWhenUsed="1"/>
    <w:lsdException w:name="toc 4" w:semiHidden="1" w:uiPriority="37" w:unhideWhenUsed="1"/>
    <w:lsdException w:name="toc 5" w:semiHidden="1" w:uiPriority="37" w:unhideWhenUsed="1"/>
    <w:lsdException w:name="toc 6" w:semiHidden="1" w:uiPriority="37" w:unhideWhenUsed="1"/>
    <w:lsdException w:name="toc 7" w:semiHidden="1" w:uiPriority="37" w:unhideWhenUsed="1"/>
    <w:lsdException w:name="toc 8" w:semiHidden="1" w:uiPriority="37" w:unhideWhenUsed="1"/>
    <w:lsdException w:name="toc 9" w:semiHidden="1" w:uiPriority="37"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iPriority="37"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3"/>
    <w:qFormat/>
    <w:rsid w:val="00BA540A"/>
    <w:rPr>
      <w:rFonts w:ascii="Arial" w:hAnsi="Arial" w:cs="Arial"/>
      <w:color w:val="57585A"/>
      <w:sz w:val="24"/>
      <w:szCs w:val="24"/>
    </w:rPr>
  </w:style>
  <w:style w:type="paragraph" w:styleId="Heading1">
    <w:name w:val="heading 1"/>
    <w:basedOn w:val="Normal"/>
    <w:next w:val="Normal"/>
    <w:link w:val="Heading1Char"/>
    <w:uiPriority w:val="99"/>
    <w:semiHidden/>
    <w:qFormat/>
    <w:rsid w:val="003A7210"/>
    <w:pPr>
      <w:keepNext/>
      <w:keepLines/>
      <w:spacing w:before="480"/>
      <w:outlineLvl w:val="0"/>
    </w:pPr>
    <w:rPr>
      <w:rFonts w:ascii="Cambria" w:hAnsi="Cambria"/>
      <w:b/>
      <w:bCs/>
      <w:color w:val="365F91"/>
      <w:sz w:val="28"/>
      <w:szCs w:val="28"/>
    </w:rPr>
  </w:style>
  <w:style w:type="paragraph" w:styleId="Heading2">
    <w:name w:val="heading 2"/>
    <w:basedOn w:val="Normal"/>
    <w:next w:val="Normal"/>
    <w:link w:val="Heading2Char"/>
    <w:uiPriority w:val="99"/>
    <w:semiHidden/>
    <w:qFormat/>
    <w:rsid w:val="003A7210"/>
    <w:pPr>
      <w:keepNext/>
      <w:keepLines/>
      <w:spacing w:before="200"/>
      <w:outlineLvl w:val="1"/>
    </w:pPr>
    <w:rPr>
      <w:rFonts w:ascii="Cambria" w:hAnsi="Cambria"/>
      <w:b/>
      <w:bCs/>
      <w:color w:val="4F81BD"/>
      <w:sz w:val="26"/>
      <w:szCs w:val="26"/>
    </w:rPr>
  </w:style>
  <w:style w:type="paragraph" w:styleId="Heading3">
    <w:name w:val="heading 3"/>
    <w:basedOn w:val="Normal"/>
    <w:next w:val="Normal"/>
    <w:link w:val="Heading3Char"/>
    <w:uiPriority w:val="99"/>
    <w:semiHidden/>
    <w:qFormat/>
    <w:rsid w:val="003A7210"/>
    <w:pPr>
      <w:keepNext/>
      <w:keepLines/>
      <w:spacing w:before="200"/>
      <w:outlineLvl w:val="2"/>
    </w:pPr>
    <w:rPr>
      <w:rFonts w:ascii="Cambria" w:hAnsi="Cambria"/>
      <w:b/>
      <w:bCs/>
      <w:color w:val="4F81BD"/>
    </w:rPr>
  </w:style>
  <w:style w:type="paragraph" w:styleId="Heading4">
    <w:name w:val="heading 4"/>
    <w:basedOn w:val="Normal"/>
    <w:next w:val="Normal"/>
    <w:link w:val="Heading4Char"/>
    <w:uiPriority w:val="99"/>
    <w:semiHidden/>
    <w:qFormat/>
    <w:rsid w:val="003A7210"/>
    <w:pPr>
      <w:keepNext/>
      <w:keepLines/>
      <w:spacing w:before="200"/>
      <w:outlineLvl w:val="3"/>
    </w:pPr>
    <w:rPr>
      <w:rFonts w:ascii="Cambria" w:hAnsi="Cambria"/>
      <w:b/>
      <w:bCs/>
      <w:i/>
      <w:iCs/>
      <w:color w:val="4F81BD"/>
    </w:rPr>
  </w:style>
  <w:style w:type="paragraph" w:styleId="Heading5">
    <w:name w:val="heading 5"/>
    <w:basedOn w:val="Normal"/>
    <w:next w:val="Normal"/>
    <w:link w:val="Heading5Char"/>
    <w:uiPriority w:val="99"/>
    <w:semiHidden/>
    <w:qFormat/>
    <w:rsid w:val="003A7210"/>
    <w:pPr>
      <w:keepNext/>
      <w:keepLines/>
      <w:spacing w:before="200"/>
      <w:outlineLvl w:val="4"/>
    </w:pPr>
    <w:rPr>
      <w:rFonts w:ascii="Cambria" w:hAnsi="Cambria"/>
      <w:color w:val="243F60"/>
    </w:rPr>
  </w:style>
  <w:style w:type="paragraph" w:styleId="Heading6">
    <w:name w:val="heading 6"/>
    <w:basedOn w:val="Normal"/>
    <w:next w:val="Normal"/>
    <w:link w:val="Heading6Char"/>
    <w:uiPriority w:val="99"/>
    <w:semiHidden/>
    <w:qFormat/>
    <w:rsid w:val="003A7210"/>
    <w:pPr>
      <w:keepNext/>
      <w:keepLines/>
      <w:spacing w:before="200"/>
      <w:outlineLvl w:val="5"/>
    </w:pPr>
    <w:rPr>
      <w:rFonts w:ascii="Cambria" w:hAnsi="Cambria"/>
      <w:i/>
      <w:iCs/>
      <w:color w:val="243F60"/>
    </w:rPr>
  </w:style>
  <w:style w:type="paragraph" w:styleId="Heading7">
    <w:name w:val="heading 7"/>
    <w:basedOn w:val="Normal"/>
    <w:next w:val="Normal"/>
    <w:link w:val="Heading7Char"/>
    <w:uiPriority w:val="99"/>
    <w:semiHidden/>
    <w:qFormat/>
    <w:rsid w:val="003A7210"/>
    <w:pPr>
      <w:keepNext/>
      <w:keepLines/>
      <w:spacing w:before="200"/>
      <w:outlineLvl w:val="6"/>
    </w:pPr>
    <w:rPr>
      <w:rFonts w:ascii="Cambria" w:hAnsi="Cambria"/>
      <w:i/>
      <w:iCs/>
      <w:color w:val="404040"/>
    </w:rPr>
  </w:style>
  <w:style w:type="paragraph" w:styleId="Heading8">
    <w:name w:val="heading 8"/>
    <w:basedOn w:val="Normal"/>
    <w:next w:val="Normal"/>
    <w:link w:val="Heading8Char"/>
    <w:uiPriority w:val="99"/>
    <w:semiHidden/>
    <w:qFormat/>
    <w:rsid w:val="003A7210"/>
    <w:pPr>
      <w:keepNext/>
      <w:keepLines/>
      <w:spacing w:before="200"/>
      <w:outlineLvl w:val="7"/>
    </w:pPr>
    <w:rPr>
      <w:rFonts w:ascii="Cambria" w:hAnsi="Cambria"/>
      <w:color w:val="404040"/>
      <w:sz w:val="20"/>
      <w:szCs w:val="20"/>
    </w:rPr>
  </w:style>
  <w:style w:type="paragraph" w:styleId="Heading9">
    <w:name w:val="heading 9"/>
    <w:basedOn w:val="Normal"/>
    <w:next w:val="Normal"/>
    <w:link w:val="Heading9Char"/>
    <w:uiPriority w:val="99"/>
    <w:semiHidden/>
    <w:qFormat/>
    <w:rsid w:val="003A7210"/>
    <w:pPr>
      <w:keepNext/>
      <w:keepLines/>
      <w:spacing w:before="200"/>
      <w:outlineLvl w:val="8"/>
    </w:pPr>
    <w:rPr>
      <w:rFonts w:ascii="Cambria"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fterQuote">
    <w:name w:val="AfterQuote"/>
    <w:basedOn w:val="Normal"/>
    <w:next w:val="DWTNorm"/>
    <w:uiPriority w:val="2"/>
    <w:qFormat/>
    <w:rsid w:val="003A7210"/>
    <w:rPr>
      <w:szCs w:val="20"/>
    </w:rPr>
  </w:style>
  <w:style w:type="paragraph" w:customStyle="1" w:styleId="DWTNorm">
    <w:name w:val="DWTNorm"/>
    <w:basedOn w:val="Normal"/>
    <w:qFormat/>
    <w:rsid w:val="00B206DC"/>
    <w:pPr>
      <w:spacing w:after="240"/>
    </w:pPr>
  </w:style>
  <w:style w:type="paragraph" w:customStyle="1" w:styleId="DWTQuote">
    <w:name w:val="DWTQuote"/>
    <w:basedOn w:val="DWTNorm"/>
    <w:next w:val="AfterQuote"/>
    <w:uiPriority w:val="2"/>
    <w:qFormat/>
    <w:rsid w:val="003A7210"/>
    <w:pPr>
      <w:ind w:left="1440" w:right="1440"/>
    </w:pPr>
  </w:style>
  <w:style w:type="paragraph" w:customStyle="1" w:styleId="DWTTitle">
    <w:name w:val="DWTTitle"/>
    <w:basedOn w:val="Normal"/>
    <w:next w:val="DWTNorm"/>
    <w:uiPriority w:val="2"/>
    <w:qFormat/>
    <w:rsid w:val="00B206DC"/>
    <w:pPr>
      <w:spacing w:after="240"/>
      <w:outlineLvl w:val="0"/>
    </w:pPr>
    <w:rPr>
      <w:b/>
      <w:bCs/>
      <w:color w:val="2D2D2D"/>
      <w:kern w:val="36"/>
      <w:sz w:val="32"/>
      <w:szCs w:val="32"/>
    </w:rPr>
  </w:style>
  <w:style w:type="paragraph" w:customStyle="1" w:styleId="OutHead1">
    <w:name w:val="OutHead1"/>
    <w:basedOn w:val="Normal"/>
    <w:next w:val="DWTNorm"/>
    <w:uiPriority w:val="1"/>
    <w:qFormat/>
    <w:rsid w:val="0020538F"/>
    <w:pPr>
      <w:keepNext/>
      <w:numPr>
        <w:numId w:val="16"/>
      </w:numPr>
      <w:spacing w:after="240"/>
      <w:outlineLvl w:val="0"/>
    </w:pPr>
    <w:rPr>
      <w:b/>
      <w:color w:val="2D2D2D"/>
      <w:sz w:val="28"/>
      <w:szCs w:val="28"/>
    </w:rPr>
  </w:style>
  <w:style w:type="paragraph" w:customStyle="1" w:styleId="OutHead2">
    <w:name w:val="OutHead2"/>
    <w:basedOn w:val="Normal"/>
    <w:next w:val="DWTNorm"/>
    <w:uiPriority w:val="1"/>
    <w:qFormat/>
    <w:rsid w:val="00D73855"/>
    <w:pPr>
      <w:numPr>
        <w:ilvl w:val="1"/>
        <w:numId w:val="16"/>
      </w:numPr>
      <w:spacing w:after="240"/>
      <w:outlineLvl w:val="1"/>
    </w:pPr>
    <w:rPr>
      <w:szCs w:val="20"/>
    </w:rPr>
  </w:style>
  <w:style w:type="paragraph" w:customStyle="1" w:styleId="OutHead3">
    <w:name w:val="OutHead3"/>
    <w:basedOn w:val="Normal"/>
    <w:next w:val="DWTNorm"/>
    <w:uiPriority w:val="1"/>
    <w:qFormat/>
    <w:rsid w:val="00D73855"/>
    <w:pPr>
      <w:numPr>
        <w:ilvl w:val="2"/>
        <w:numId w:val="16"/>
      </w:numPr>
      <w:spacing w:after="240"/>
      <w:outlineLvl w:val="2"/>
    </w:pPr>
    <w:rPr>
      <w:szCs w:val="20"/>
    </w:rPr>
  </w:style>
  <w:style w:type="paragraph" w:customStyle="1" w:styleId="OutHead4">
    <w:name w:val="OutHead4"/>
    <w:basedOn w:val="Normal"/>
    <w:next w:val="DWTNorm"/>
    <w:uiPriority w:val="1"/>
    <w:qFormat/>
    <w:rsid w:val="008E1D30"/>
    <w:pPr>
      <w:numPr>
        <w:ilvl w:val="3"/>
        <w:numId w:val="16"/>
      </w:numPr>
      <w:outlineLvl w:val="3"/>
    </w:pPr>
    <w:rPr>
      <w:b/>
      <w:color w:val="000000"/>
      <w:szCs w:val="20"/>
    </w:rPr>
  </w:style>
  <w:style w:type="paragraph" w:customStyle="1" w:styleId="OutHead5">
    <w:name w:val="OutHead5"/>
    <w:basedOn w:val="Normal"/>
    <w:next w:val="DWTNorm"/>
    <w:uiPriority w:val="1"/>
    <w:qFormat/>
    <w:rsid w:val="008E1D30"/>
    <w:pPr>
      <w:numPr>
        <w:ilvl w:val="4"/>
        <w:numId w:val="16"/>
      </w:numPr>
      <w:outlineLvl w:val="4"/>
    </w:pPr>
    <w:rPr>
      <w:b/>
      <w:color w:val="000000"/>
      <w:szCs w:val="20"/>
    </w:rPr>
  </w:style>
  <w:style w:type="paragraph" w:customStyle="1" w:styleId="OutHead6">
    <w:name w:val="OutHead6"/>
    <w:basedOn w:val="Normal"/>
    <w:next w:val="DWTNorm"/>
    <w:uiPriority w:val="1"/>
    <w:qFormat/>
    <w:rsid w:val="00F44D74"/>
    <w:pPr>
      <w:numPr>
        <w:ilvl w:val="5"/>
        <w:numId w:val="16"/>
      </w:numPr>
      <w:outlineLvl w:val="5"/>
    </w:pPr>
    <w:rPr>
      <w:color w:val="000000"/>
      <w:szCs w:val="20"/>
    </w:rPr>
  </w:style>
  <w:style w:type="paragraph" w:customStyle="1" w:styleId="OutHead7">
    <w:name w:val="OutHead7"/>
    <w:basedOn w:val="Normal"/>
    <w:next w:val="DWTNorm"/>
    <w:uiPriority w:val="1"/>
    <w:qFormat/>
    <w:rsid w:val="00F44D74"/>
    <w:pPr>
      <w:numPr>
        <w:ilvl w:val="6"/>
        <w:numId w:val="16"/>
      </w:numPr>
      <w:outlineLvl w:val="6"/>
    </w:pPr>
    <w:rPr>
      <w:color w:val="000000"/>
      <w:szCs w:val="20"/>
    </w:rPr>
  </w:style>
  <w:style w:type="paragraph" w:customStyle="1" w:styleId="OutHead8">
    <w:name w:val="OutHead8"/>
    <w:basedOn w:val="Normal"/>
    <w:next w:val="DWTNorm"/>
    <w:uiPriority w:val="1"/>
    <w:qFormat/>
    <w:rsid w:val="00F44D74"/>
    <w:pPr>
      <w:numPr>
        <w:ilvl w:val="7"/>
        <w:numId w:val="16"/>
      </w:numPr>
      <w:outlineLvl w:val="7"/>
    </w:pPr>
    <w:rPr>
      <w:color w:val="000000"/>
      <w:szCs w:val="20"/>
    </w:rPr>
  </w:style>
  <w:style w:type="character" w:customStyle="1" w:styleId="Heading1Char">
    <w:name w:val="Heading 1 Char"/>
    <w:basedOn w:val="DefaultParagraphFont"/>
    <w:link w:val="Heading1"/>
    <w:uiPriority w:val="99"/>
    <w:semiHidden/>
    <w:rsid w:val="003A7210"/>
    <w:rPr>
      <w:rFonts w:ascii="Cambria" w:hAnsi="Cambria"/>
      <w:b/>
      <w:bCs/>
      <w:color w:val="365F91"/>
      <w:sz w:val="28"/>
      <w:szCs w:val="28"/>
    </w:rPr>
  </w:style>
  <w:style w:type="character" w:customStyle="1" w:styleId="Heading2Char">
    <w:name w:val="Heading 2 Char"/>
    <w:basedOn w:val="DefaultParagraphFont"/>
    <w:link w:val="Heading2"/>
    <w:uiPriority w:val="99"/>
    <w:semiHidden/>
    <w:rsid w:val="003A7210"/>
    <w:rPr>
      <w:rFonts w:ascii="Cambria" w:hAnsi="Cambria"/>
      <w:b/>
      <w:bCs/>
      <w:color w:val="4F81BD"/>
      <w:sz w:val="26"/>
      <w:szCs w:val="26"/>
    </w:rPr>
  </w:style>
  <w:style w:type="character" w:customStyle="1" w:styleId="Heading3Char">
    <w:name w:val="Heading 3 Char"/>
    <w:basedOn w:val="DefaultParagraphFont"/>
    <w:link w:val="Heading3"/>
    <w:uiPriority w:val="99"/>
    <w:semiHidden/>
    <w:rsid w:val="003A7210"/>
    <w:rPr>
      <w:rFonts w:ascii="Cambria" w:hAnsi="Cambria"/>
      <w:b/>
      <w:bCs/>
      <w:color w:val="4F81BD"/>
      <w:sz w:val="24"/>
      <w:szCs w:val="24"/>
    </w:rPr>
  </w:style>
  <w:style w:type="character" w:customStyle="1" w:styleId="Heading4Char">
    <w:name w:val="Heading 4 Char"/>
    <w:basedOn w:val="DefaultParagraphFont"/>
    <w:link w:val="Heading4"/>
    <w:uiPriority w:val="99"/>
    <w:semiHidden/>
    <w:rsid w:val="003A7210"/>
    <w:rPr>
      <w:rFonts w:ascii="Cambria" w:hAnsi="Cambria"/>
      <w:b/>
      <w:bCs/>
      <w:i/>
      <w:iCs/>
      <w:color w:val="4F81BD"/>
      <w:sz w:val="24"/>
      <w:szCs w:val="24"/>
    </w:rPr>
  </w:style>
  <w:style w:type="character" w:customStyle="1" w:styleId="Heading5Char">
    <w:name w:val="Heading 5 Char"/>
    <w:basedOn w:val="DefaultParagraphFont"/>
    <w:link w:val="Heading5"/>
    <w:uiPriority w:val="99"/>
    <w:semiHidden/>
    <w:rsid w:val="003A7210"/>
    <w:rPr>
      <w:rFonts w:ascii="Cambria" w:hAnsi="Cambria"/>
      <w:color w:val="243F60"/>
      <w:sz w:val="24"/>
      <w:szCs w:val="24"/>
    </w:rPr>
  </w:style>
  <w:style w:type="character" w:customStyle="1" w:styleId="Heading6Char">
    <w:name w:val="Heading 6 Char"/>
    <w:basedOn w:val="DefaultParagraphFont"/>
    <w:link w:val="Heading6"/>
    <w:uiPriority w:val="99"/>
    <w:semiHidden/>
    <w:rsid w:val="003A7210"/>
    <w:rPr>
      <w:rFonts w:ascii="Cambria" w:hAnsi="Cambria"/>
      <w:i/>
      <w:iCs/>
      <w:color w:val="243F60"/>
      <w:sz w:val="24"/>
      <w:szCs w:val="24"/>
    </w:rPr>
  </w:style>
  <w:style w:type="character" w:customStyle="1" w:styleId="Heading7Char">
    <w:name w:val="Heading 7 Char"/>
    <w:basedOn w:val="DefaultParagraphFont"/>
    <w:link w:val="Heading7"/>
    <w:uiPriority w:val="99"/>
    <w:semiHidden/>
    <w:rsid w:val="003A7210"/>
    <w:rPr>
      <w:rFonts w:ascii="Cambria" w:hAnsi="Cambria"/>
      <w:i/>
      <w:iCs/>
      <w:color w:val="404040"/>
      <w:sz w:val="24"/>
      <w:szCs w:val="24"/>
    </w:rPr>
  </w:style>
  <w:style w:type="character" w:customStyle="1" w:styleId="Heading8Char">
    <w:name w:val="Heading 8 Char"/>
    <w:basedOn w:val="DefaultParagraphFont"/>
    <w:link w:val="Heading8"/>
    <w:uiPriority w:val="99"/>
    <w:semiHidden/>
    <w:rsid w:val="003A7210"/>
    <w:rPr>
      <w:rFonts w:ascii="Cambria" w:hAnsi="Cambria"/>
      <w:color w:val="404040"/>
    </w:rPr>
  </w:style>
  <w:style w:type="character" w:customStyle="1" w:styleId="Heading9Char">
    <w:name w:val="Heading 9 Char"/>
    <w:basedOn w:val="DefaultParagraphFont"/>
    <w:link w:val="Heading9"/>
    <w:uiPriority w:val="99"/>
    <w:semiHidden/>
    <w:rsid w:val="003A7210"/>
    <w:rPr>
      <w:rFonts w:ascii="Cambria" w:hAnsi="Cambria"/>
      <w:i/>
      <w:iCs/>
      <w:color w:val="404040"/>
    </w:rPr>
  </w:style>
  <w:style w:type="paragraph" w:styleId="Caption">
    <w:name w:val="caption"/>
    <w:basedOn w:val="Normal"/>
    <w:next w:val="Normal"/>
    <w:uiPriority w:val="99"/>
    <w:semiHidden/>
    <w:qFormat/>
    <w:rsid w:val="003A7210"/>
    <w:pPr>
      <w:spacing w:after="200"/>
    </w:pPr>
    <w:rPr>
      <w:b/>
      <w:bCs/>
      <w:color w:val="4F81BD"/>
      <w:sz w:val="18"/>
      <w:szCs w:val="18"/>
    </w:rPr>
  </w:style>
  <w:style w:type="paragraph" w:styleId="Title">
    <w:name w:val="Title"/>
    <w:basedOn w:val="Normal"/>
    <w:next w:val="Normal"/>
    <w:link w:val="TitleChar"/>
    <w:uiPriority w:val="99"/>
    <w:semiHidden/>
    <w:qFormat/>
    <w:rsid w:val="003A7210"/>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uiPriority w:val="99"/>
    <w:semiHidden/>
    <w:rsid w:val="003A7210"/>
    <w:rPr>
      <w:rFonts w:ascii="Cambria" w:hAnsi="Cambria"/>
      <w:color w:val="17365D"/>
      <w:spacing w:val="5"/>
      <w:kern w:val="28"/>
      <w:sz w:val="52"/>
      <w:szCs w:val="52"/>
    </w:rPr>
  </w:style>
  <w:style w:type="paragraph" w:styleId="Subtitle">
    <w:name w:val="Subtitle"/>
    <w:basedOn w:val="Normal"/>
    <w:next w:val="Normal"/>
    <w:link w:val="SubtitleChar"/>
    <w:uiPriority w:val="99"/>
    <w:semiHidden/>
    <w:qFormat/>
    <w:rsid w:val="003A7210"/>
    <w:pPr>
      <w:numPr>
        <w:ilvl w:val="1"/>
      </w:numPr>
    </w:pPr>
    <w:rPr>
      <w:rFonts w:ascii="Cambria" w:hAnsi="Cambria"/>
      <w:i/>
      <w:iCs/>
      <w:color w:val="4F81BD"/>
      <w:spacing w:val="15"/>
    </w:rPr>
  </w:style>
  <w:style w:type="character" w:customStyle="1" w:styleId="SubtitleChar">
    <w:name w:val="Subtitle Char"/>
    <w:basedOn w:val="DefaultParagraphFont"/>
    <w:link w:val="Subtitle"/>
    <w:uiPriority w:val="99"/>
    <w:semiHidden/>
    <w:rsid w:val="003A7210"/>
    <w:rPr>
      <w:rFonts w:ascii="Cambria" w:hAnsi="Cambria"/>
      <w:i/>
      <w:iCs/>
      <w:color w:val="4F81BD"/>
      <w:spacing w:val="15"/>
      <w:sz w:val="24"/>
      <w:szCs w:val="24"/>
    </w:rPr>
  </w:style>
  <w:style w:type="character" w:styleId="Strong">
    <w:name w:val="Strong"/>
    <w:uiPriority w:val="99"/>
    <w:semiHidden/>
    <w:qFormat/>
    <w:rsid w:val="003A7210"/>
    <w:rPr>
      <w:b/>
      <w:bCs/>
    </w:rPr>
  </w:style>
  <w:style w:type="character" w:styleId="Emphasis">
    <w:name w:val="Emphasis"/>
    <w:uiPriority w:val="99"/>
    <w:semiHidden/>
    <w:qFormat/>
    <w:rsid w:val="003A7210"/>
    <w:rPr>
      <w:i/>
      <w:iCs/>
    </w:rPr>
  </w:style>
  <w:style w:type="paragraph" w:styleId="NoSpacing">
    <w:name w:val="No Spacing"/>
    <w:uiPriority w:val="99"/>
    <w:semiHidden/>
    <w:qFormat/>
    <w:rsid w:val="003A7210"/>
    <w:rPr>
      <w:sz w:val="24"/>
      <w:szCs w:val="24"/>
    </w:rPr>
  </w:style>
  <w:style w:type="paragraph" w:styleId="ListParagraph">
    <w:name w:val="List Paragraph"/>
    <w:basedOn w:val="Normal"/>
    <w:uiPriority w:val="99"/>
    <w:semiHidden/>
    <w:qFormat/>
    <w:rsid w:val="003A7210"/>
    <w:pPr>
      <w:ind w:left="720"/>
      <w:contextualSpacing/>
    </w:pPr>
  </w:style>
  <w:style w:type="paragraph" w:styleId="Quote">
    <w:name w:val="Quote"/>
    <w:basedOn w:val="Normal"/>
    <w:next w:val="Normal"/>
    <w:link w:val="QuoteChar"/>
    <w:uiPriority w:val="99"/>
    <w:semiHidden/>
    <w:qFormat/>
    <w:rsid w:val="003A7210"/>
    <w:rPr>
      <w:i/>
      <w:iCs/>
      <w:color w:val="000000"/>
    </w:rPr>
  </w:style>
  <w:style w:type="character" w:customStyle="1" w:styleId="QuoteChar">
    <w:name w:val="Quote Char"/>
    <w:basedOn w:val="DefaultParagraphFont"/>
    <w:link w:val="Quote"/>
    <w:uiPriority w:val="99"/>
    <w:semiHidden/>
    <w:rsid w:val="003A7210"/>
    <w:rPr>
      <w:i/>
      <w:iCs/>
      <w:color w:val="000000"/>
      <w:sz w:val="24"/>
      <w:szCs w:val="24"/>
    </w:rPr>
  </w:style>
  <w:style w:type="paragraph" w:styleId="IntenseQuote">
    <w:name w:val="Intense Quote"/>
    <w:basedOn w:val="Normal"/>
    <w:next w:val="Normal"/>
    <w:link w:val="IntenseQuoteChar"/>
    <w:uiPriority w:val="99"/>
    <w:semiHidden/>
    <w:qFormat/>
    <w:rsid w:val="003A7210"/>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99"/>
    <w:semiHidden/>
    <w:rsid w:val="003A7210"/>
    <w:rPr>
      <w:b/>
      <w:bCs/>
      <w:i/>
      <w:iCs/>
      <w:color w:val="4F81BD"/>
      <w:sz w:val="24"/>
      <w:szCs w:val="24"/>
    </w:rPr>
  </w:style>
  <w:style w:type="character" w:styleId="SubtleEmphasis">
    <w:name w:val="Subtle Emphasis"/>
    <w:uiPriority w:val="99"/>
    <w:semiHidden/>
    <w:qFormat/>
    <w:rsid w:val="003A7210"/>
    <w:rPr>
      <w:i/>
      <w:iCs/>
      <w:color w:val="808080"/>
    </w:rPr>
  </w:style>
  <w:style w:type="character" w:styleId="IntenseEmphasis">
    <w:name w:val="Intense Emphasis"/>
    <w:uiPriority w:val="99"/>
    <w:semiHidden/>
    <w:qFormat/>
    <w:rsid w:val="003A7210"/>
    <w:rPr>
      <w:b/>
      <w:bCs/>
      <w:i/>
      <w:iCs/>
      <w:color w:val="4F81BD"/>
    </w:rPr>
  </w:style>
  <w:style w:type="character" w:styleId="SubtleReference">
    <w:name w:val="Subtle Reference"/>
    <w:uiPriority w:val="99"/>
    <w:semiHidden/>
    <w:qFormat/>
    <w:rsid w:val="003A7210"/>
    <w:rPr>
      <w:smallCaps/>
      <w:color w:val="C0504D"/>
      <w:u w:val="single"/>
    </w:rPr>
  </w:style>
  <w:style w:type="character" w:styleId="IntenseReference">
    <w:name w:val="Intense Reference"/>
    <w:uiPriority w:val="99"/>
    <w:semiHidden/>
    <w:qFormat/>
    <w:rsid w:val="003A7210"/>
    <w:rPr>
      <w:b/>
      <w:bCs/>
      <w:smallCaps/>
      <w:color w:val="C0504D"/>
      <w:spacing w:val="5"/>
      <w:u w:val="single"/>
    </w:rPr>
  </w:style>
  <w:style w:type="character" w:styleId="BookTitle">
    <w:name w:val="Book Title"/>
    <w:uiPriority w:val="99"/>
    <w:semiHidden/>
    <w:qFormat/>
    <w:rsid w:val="003A7210"/>
    <w:rPr>
      <w:b/>
      <w:bCs/>
      <w:smallCaps/>
      <w:spacing w:val="5"/>
    </w:rPr>
  </w:style>
  <w:style w:type="paragraph" w:styleId="TOCHeading">
    <w:name w:val="TOC Heading"/>
    <w:basedOn w:val="Heading1"/>
    <w:next w:val="Normal"/>
    <w:uiPriority w:val="99"/>
    <w:semiHidden/>
    <w:qFormat/>
    <w:rsid w:val="003A7210"/>
    <w:pPr>
      <w:outlineLvl w:val="9"/>
    </w:pPr>
  </w:style>
  <w:style w:type="character" w:customStyle="1" w:styleId="DocID">
    <w:name w:val="DocID"/>
    <w:basedOn w:val="DefaultParagraphFont"/>
    <w:uiPriority w:val="99"/>
    <w:semiHidden/>
    <w:rsid w:val="00F77FD8"/>
    <w:rPr>
      <w:rFonts w:ascii="Times New Roman" w:hAnsi="Times New Roman"/>
      <w:sz w:val="16"/>
    </w:rPr>
  </w:style>
  <w:style w:type="paragraph" w:styleId="Header">
    <w:name w:val="header"/>
    <w:basedOn w:val="Normal"/>
    <w:link w:val="HeaderChar"/>
    <w:uiPriority w:val="99"/>
    <w:rsid w:val="007637AB"/>
    <w:pPr>
      <w:tabs>
        <w:tab w:val="center" w:pos="4680"/>
        <w:tab w:val="right" w:pos="9360"/>
      </w:tabs>
    </w:pPr>
  </w:style>
  <w:style w:type="character" w:customStyle="1" w:styleId="HeaderChar">
    <w:name w:val="Header Char"/>
    <w:basedOn w:val="DefaultParagraphFont"/>
    <w:link w:val="Header"/>
    <w:uiPriority w:val="99"/>
    <w:rsid w:val="007637AB"/>
    <w:rPr>
      <w:sz w:val="24"/>
      <w:szCs w:val="24"/>
    </w:rPr>
  </w:style>
  <w:style w:type="paragraph" w:styleId="Footer">
    <w:name w:val="footer"/>
    <w:basedOn w:val="Normal"/>
    <w:link w:val="FooterChar"/>
    <w:uiPriority w:val="99"/>
    <w:rsid w:val="007637AB"/>
    <w:pPr>
      <w:tabs>
        <w:tab w:val="center" w:pos="4680"/>
        <w:tab w:val="right" w:pos="9360"/>
      </w:tabs>
    </w:pPr>
  </w:style>
  <w:style w:type="character" w:customStyle="1" w:styleId="FooterChar">
    <w:name w:val="Footer Char"/>
    <w:basedOn w:val="DefaultParagraphFont"/>
    <w:link w:val="Footer"/>
    <w:uiPriority w:val="99"/>
    <w:rsid w:val="007637AB"/>
    <w:rPr>
      <w:sz w:val="24"/>
      <w:szCs w:val="24"/>
    </w:rPr>
  </w:style>
  <w:style w:type="character" w:styleId="Hyperlink">
    <w:name w:val="Hyperlink"/>
    <w:basedOn w:val="DefaultParagraphFont"/>
    <w:uiPriority w:val="99"/>
    <w:unhideWhenUsed/>
    <w:rsid w:val="00935E2E"/>
    <w:rPr>
      <w:color w:val="467886" w:themeColor="hyperlink"/>
      <w:u w:val="single"/>
    </w:rPr>
  </w:style>
  <w:style w:type="character" w:styleId="UnresolvedMention">
    <w:name w:val="Unresolved Mention"/>
    <w:basedOn w:val="DefaultParagraphFont"/>
    <w:uiPriority w:val="99"/>
    <w:semiHidden/>
    <w:unhideWhenUsed/>
    <w:rsid w:val="00935E2E"/>
    <w:rPr>
      <w:color w:val="605E5C"/>
      <w:shd w:val="clear" w:color="auto" w:fill="E1DFDD"/>
    </w:rPr>
  </w:style>
  <w:style w:type="paragraph" w:styleId="Revision">
    <w:name w:val="Revision"/>
    <w:hidden/>
    <w:uiPriority w:val="99"/>
    <w:semiHidden/>
    <w:rsid w:val="00E736C2"/>
    <w:rPr>
      <w:rFonts w:ascii="Arial" w:hAnsi="Arial" w:cs="Arial"/>
      <w:color w:val="57585A"/>
      <w:sz w:val="24"/>
      <w:szCs w:val="24"/>
    </w:rPr>
  </w:style>
  <w:style w:type="character" w:styleId="CommentReference">
    <w:name w:val="annotation reference"/>
    <w:basedOn w:val="DefaultParagraphFont"/>
    <w:uiPriority w:val="99"/>
    <w:semiHidden/>
    <w:unhideWhenUsed/>
    <w:rsid w:val="00637EA1"/>
    <w:rPr>
      <w:sz w:val="16"/>
      <w:szCs w:val="16"/>
    </w:rPr>
  </w:style>
  <w:style w:type="paragraph" w:styleId="CommentText">
    <w:name w:val="annotation text"/>
    <w:basedOn w:val="Normal"/>
    <w:link w:val="CommentTextChar"/>
    <w:uiPriority w:val="99"/>
    <w:semiHidden/>
    <w:unhideWhenUsed/>
    <w:rsid w:val="00637EA1"/>
    <w:rPr>
      <w:sz w:val="20"/>
      <w:szCs w:val="20"/>
    </w:rPr>
  </w:style>
  <w:style w:type="character" w:customStyle="1" w:styleId="CommentTextChar">
    <w:name w:val="Comment Text Char"/>
    <w:basedOn w:val="DefaultParagraphFont"/>
    <w:link w:val="CommentText"/>
    <w:uiPriority w:val="99"/>
    <w:semiHidden/>
    <w:rsid w:val="00637EA1"/>
    <w:rPr>
      <w:rFonts w:ascii="Arial" w:hAnsi="Arial" w:cs="Arial"/>
      <w:color w:val="57585A"/>
    </w:rPr>
  </w:style>
  <w:style w:type="paragraph" w:styleId="CommentSubject">
    <w:name w:val="annotation subject"/>
    <w:basedOn w:val="CommentText"/>
    <w:next w:val="CommentText"/>
    <w:link w:val="CommentSubjectChar"/>
    <w:uiPriority w:val="99"/>
    <w:semiHidden/>
    <w:unhideWhenUsed/>
    <w:rsid w:val="00637EA1"/>
    <w:rPr>
      <w:b/>
      <w:bCs/>
    </w:rPr>
  </w:style>
  <w:style w:type="character" w:customStyle="1" w:styleId="CommentSubjectChar">
    <w:name w:val="Comment Subject Char"/>
    <w:basedOn w:val="CommentTextChar"/>
    <w:link w:val="CommentSubject"/>
    <w:uiPriority w:val="99"/>
    <w:semiHidden/>
    <w:rsid w:val="00637EA1"/>
    <w:rPr>
      <w:rFonts w:ascii="Arial" w:hAnsi="Arial" w:cs="Arial"/>
      <w:b/>
      <w:bCs/>
      <w:color w:val="57585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656666">
      <w:bodyDiv w:val="1"/>
      <w:marLeft w:val="0"/>
      <w:marRight w:val="0"/>
      <w:marTop w:val="0"/>
      <w:marBottom w:val="0"/>
      <w:divBdr>
        <w:top w:val="none" w:sz="0" w:space="0" w:color="auto"/>
        <w:left w:val="none" w:sz="0" w:space="0" w:color="auto"/>
        <w:bottom w:val="none" w:sz="0" w:space="0" w:color="auto"/>
        <w:right w:val="none" w:sz="0" w:space="0" w:color="auto"/>
      </w:divBdr>
      <w:divsChild>
        <w:div w:id="539513419">
          <w:marLeft w:val="0"/>
          <w:marRight w:val="0"/>
          <w:marTop w:val="0"/>
          <w:marBottom w:val="360"/>
          <w:divBdr>
            <w:top w:val="none" w:sz="0" w:space="0" w:color="auto"/>
            <w:left w:val="none" w:sz="0" w:space="0" w:color="auto"/>
            <w:bottom w:val="none" w:sz="0" w:space="0" w:color="auto"/>
            <w:right w:val="none" w:sz="0" w:space="0" w:color="auto"/>
          </w:divBdr>
        </w:div>
        <w:div w:id="716275387">
          <w:marLeft w:val="0"/>
          <w:marRight w:val="0"/>
          <w:marTop w:val="0"/>
          <w:marBottom w:val="360"/>
          <w:divBdr>
            <w:top w:val="none" w:sz="0" w:space="0" w:color="auto"/>
            <w:left w:val="none" w:sz="0" w:space="0" w:color="auto"/>
            <w:bottom w:val="none" w:sz="0" w:space="0" w:color="auto"/>
            <w:right w:val="none" w:sz="0" w:space="0" w:color="auto"/>
          </w:divBdr>
        </w:div>
        <w:div w:id="134951955">
          <w:marLeft w:val="0"/>
          <w:marRight w:val="0"/>
          <w:marTop w:val="0"/>
          <w:marBottom w:val="360"/>
          <w:divBdr>
            <w:top w:val="none" w:sz="0" w:space="0" w:color="auto"/>
            <w:left w:val="none" w:sz="0" w:space="0" w:color="auto"/>
            <w:bottom w:val="none" w:sz="0" w:space="0" w:color="auto"/>
            <w:right w:val="none" w:sz="0" w:space="0" w:color="auto"/>
          </w:divBdr>
        </w:div>
        <w:div w:id="126244527">
          <w:marLeft w:val="0"/>
          <w:marRight w:val="0"/>
          <w:marTop w:val="0"/>
          <w:marBottom w:val="360"/>
          <w:divBdr>
            <w:top w:val="none" w:sz="0" w:space="0" w:color="auto"/>
            <w:left w:val="none" w:sz="0" w:space="0" w:color="auto"/>
            <w:bottom w:val="none" w:sz="0" w:space="0" w:color="auto"/>
            <w:right w:val="none" w:sz="0" w:space="0" w:color="auto"/>
          </w:divBdr>
        </w:div>
        <w:div w:id="642392503">
          <w:marLeft w:val="0"/>
          <w:marRight w:val="0"/>
          <w:marTop w:val="0"/>
          <w:marBottom w:val="360"/>
          <w:divBdr>
            <w:top w:val="none" w:sz="0" w:space="0" w:color="auto"/>
            <w:left w:val="none" w:sz="0" w:space="0" w:color="auto"/>
            <w:bottom w:val="none" w:sz="0" w:space="0" w:color="auto"/>
            <w:right w:val="none" w:sz="0" w:space="0" w:color="auto"/>
          </w:divBdr>
        </w:div>
      </w:divsChild>
    </w:div>
    <w:div w:id="71701956">
      <w:bodyDiv w:val="1"/>
      <w:marLeft w:val="0"/>
      <w:marRight w:val="0"/>
      <w:marTop w:val="0"/>
      <w:marBottom w:val="0"/>
      <w:divBdr>
        <w:top w:val="none" w:sz="0" w:space="0" w:color="auto"/>
        <w:left w:val="none" w:sz="0" w:space="0" w:color="auto"/>
        <w:bottom w:val="none" w:sz="0" w:space="0" w:color="auto"/>
        <w:right w:val="none" w:sz="0" w:space="0" w:color="auto"/>
      </w:divBdr>
      <w:divsChild>
        <w:div w:id="46609958">
          <w:marLeft w:val="0"/>
          <w:marRight w:val="0"/>
          <w:marTop w:val="0"/>
          <w:marBottom w:val="360"/>
          <w:divBdr>
            <w:top w:val="none" w:sz="0" w:space="0" w:color="auto"/>
            <w:left w:val="none" w:sz="0" w:space="0" w:color="auto"/>
            <w:bottom w:val="none" w:sz="0" w:space="0" w:color="auto"/>
            <w:right w:val="none" w:sz="0" w:space="0" w:color="auto"/>
          </w:divBdr>
        </w:div>
        <w:div w:id="2036080389">
          <w:marLeft w:val="0"/>
          <w:marRight w:val="0"/>
          <w:marTop w:val="0"/>
          <w:marBottom w:val="360"/>
          <w:divBdr>
            <w:top w:val="none" w:sz="0" w:space="0" w:color="auto"/>
            <w:left w:val="none" w:sz="0" w:space="0" w:color="auto"/>
            <w:bottom w:val="none" w:sz="0" w:space="0" w:color="auto"/>
            <w:right w:val="none" w:sz="0" w:space="0" w:color="auto"/>
          </w:divBdr>
        </w:div>
        <w:div w:id="149178420">
          <w:marLeft w:val="0"/>
          <w:marRight w:val="0"/>
          <w:marTop w:val="0"/>
          <w:marBottom w:val="360"/>
          <w:divBdr>
            <w:top w:val="none" w:sz="0" w:space="0" w:color="auto"/>
            <w:left w:val="none" w:sz="0" w:space="0" w:color="auto"/>
            <w:bottom w:val="none" w:sz="0" w:space="0" w:color="auto"/>
            <w:right w:val="none" w:sz="0" w:space="0" w:color="auto"/>
          </w:divBdr>
        </w:div>
        <w:div w:id="409812255">
          <w:marLeft w:val="0"/>
          <w:marRight w:val="0"/>
          <w:marTop w:val="0"/>
          <w:marBottom w:val="360"/>
          <w:divBdr>
            <w:top w:val="none" w:sz="0" w:space="0" w:color="auto"/>
            <w:left w:val="none" w:sz="0" w:space="0" w:color="auto"/>
            <w:bottom w:val="none" w:sz="0" w:space="0" w:color="auto"/>
            <w:right w:val="none" w:sz="0" w:space="0" w:color="auto"/>
          </w:divBdr>
        </w:div>
        <w:div w:id="1844273642">
          <w:marLeft w:val="0"/>
          <w:marRight w:val="0"/>
          <w:marTop w:val="0"/>
          <w:marBottom w:val="360"/>
          <w:divBdr>
            <w:top w:val="none" w:sz="0" w:space="0" w:color="auto"/>
            <w:left w:val="none" w:sz="0" w:space="0" w:color="auto"/>
            <w:bottom w:val="none" w:sz="0" w:space="0" w:color="auto"/>
            <w:right w:val="none" w:sz="0" w:space="0" w:color="auto"/>
          </w:divBdr>
        </w:div>
        <w:div w:id="1816143854">
          <w:marLeft w:val="0"/>
          <w:marRight w:val="0"/>
          <w:marTop w:val="0"/>
          <w:marBottom w:val="360"/>
          <w:divBdr>
            <w:top w:val="none" w:sz="0" w:space="0" w:color="auto"/>
            <w:left w:val="none" w:sz="0" w:space="0" w:color="auto"/>
            <w:bottom w:val="none" w:sz="0" w:space="0" w:color="auto"/>
            <w:right w:val="none" w:sz="0" w:space="0" w:color="auto"/>
          </w:divBdr>
        </w:div>
        <w:div w:id="1489860969">
          <w:marLeft w:val="0"/>
          <w:marRight w:val="0"/>
          <w:marTop w:val="0"/>
          <w:marBottom w:val="360"/>
          <w:divBdr>
            <w:top w:val="none" w:sz="0" w:space="0" w:color="auto"/>
            <w:left w:val="none" w:sz="0" w:space="0" w:color="auto"/>
            <w:bottom w:val="none" w:sz="0" w:space="0" w:color="auto"/>
            <w:right w:val="none" w:sz="0" w:space="0" w:color="auto"/>
          </w:divBdr>
        </w:div>
        <w:div w:id="1497070742">
          <w:marLeft w:val="0"/>
          <w:marRight w:val="0"/>
          <w:marTop w:val="0"/>
          <w:marBottom w:val="360"/>
          <w:divBdr>
            <w:top w:val="none" w:sz="0" w:space="0" w:color="auto"/>
            <w:left w:val="none" w:sz="0" w:space="0" w:color="auto"/>
            <w:bottom w:val="none" w:sz="0" w:space="0" w:color="auto"/>
            <w:right w:val="none" w:sz="0" w:space="0" w:color="auto"/>
          </w:divBdr>
        </w:div>
        <w:div w:id="773598739">
          <w:marLeft w:val="0"/>
          <w:marRight w:val="0"/>
          <w:marTop w:val="0"/>
          <w:marBottom w:val="360"/>
          <w:divBdr>
            <w:top w:val="none" w:sz="0" w:space="0" w:color="auto"/>
            <w:left w:val="none" w:sz="0" w:space="0" w:color="auto"/>
            <w:bottom w:val="none" w:sz="0" w:space="0" w:color="auto"/>
            <w:right w:val="none" w:sz="0" w:space="0" w:color="auto"/>
          </w:divBdr>
        </w:div>
        <w:div w:id="725101888">
          <w:marLeft w:val="0"/>
          <w:marRight w:val="0"/>
          <w:marTop w:val="0"/>
          <w:marBottom w:val="360"/>
          <w:divBdr>
            <w:top w:val="none" w:sz="0" w:space="0" w:color="auto"/>
            <w:left w:val="none" w:sz="0" w:space="0" w:color="auto"/>
            <w:bottom w:val="none" w:sz="0" w:space="0" w:color="auto"/>
            <w:right w:val="none" w:sz="0" w:space="0" w:color="auto"/>
          </w:divBdr>
        </w:div>
        <w:div w:id="412897935">
          <w:marLeft w:val="0"/>
          <w:marRight w:val="0"/>
          <w:marTop w:val="0"/>
          <w:marBottom w:val="360"/>
          <w:divBdr>
            <w:top w:val="none" w:sz="0" w:space="0" w:color="auto"/>
            <w:left w:val="none" w:sz="0" w:space="0" w:color="auto"/>
            <w:bottom w:val="none" w:sz="0" w:space="0" w:color="auto"/>
            <w:right w:val="none" w:sz="0" w:space="0" w:color="auto"/>
          </w:divBdr>
        </w:div>
        <w:div w:id="1479029530">
          <w:marLeft w:val="0"/>
          <w:marRight w:val="0"/>
          <w:marTop w:val="0"/>
          <w:marBottom w:val="360"/>
          <w:divBdr>
            <w:top w:val="none" w:sz="0" w:space="0" w:color="auto"/>
            <w:left w:val="none" w:sz="0" w:space="0" w:color="auto"/>
            <w:bottom w:val="none" w:sz="0" w:space="0" w:color="auto"/>
            <w:right w:val="none" w:sz="0" w:space="0" w:color="auto"/>
          </w:divBdr>
        </w:div>
      </w:divsChild>
    </w:div>
    <w:div w:id="226651484">
      <w:bodyDiv w:val="1"/>
      <w:marLeft w:val="0"/>
      <w:marRight w:val="0"/>
      <w:marTop w:val="0"/>
      <w:marBottom w:val="0"/>
      <w:divBdr>
        <w:top w:val="none" w:sz="0" w:space="0" w:color="auto"/>
        <w:left w:val="none" w:sz="0" w:space="0" w:color="auto"/>
        <w:bottom w:val="none" w:sz="0" w:space="0" w:color="auto"/>
        <w:right w:val="none" w:sz="0" w:space="0" w:color="auto"/>
      </w:divBdr>
      <w:divsChild>
        <w:div w:id="2001808983">
          <w:marLeft w:val="0"/>
          <w:marRight w:val="0"/>
          <w:marTop w:val="0"/>
          <w:marBottom w:val="360"/>
          <w:divBdr>
            <w:top w:val="none" w:sz="0" w:space="0" w:color="auto"/>
            <w:left w:val="none" w:sz="0" w:space="0" w:color="auto"/>
            <w:bottom w:val="none" w:sz="0" w:space="0" w:color="auto"/>
            <w:right w:val="none" w:sz="0" w:space="0" w:color="auto"/>
          </w:divBdr>
        </w:div>
        <w:div w:id="1411658886">
          <w:marLeft w:val="0"/>
          <w:marRight w:val="0"/>
          <w:marTop w:val="0"/>
          <w:marBottom w:val="360"/>
          <w:divBdr>
            <w:top w:val="none" w:sz="0" w:space="0" w:color="auto"/>
            <w:left w:val="none" w:sz="0" w:space="0" w:color="auto"/>
            <w:bottom w:val="none" w:sz="0" w:space="0" w:color="auto"/>
            <w:right w:val="none" w:sz="0" w:space="0" w:color="auto"/>
          </w:divBdr>
        </w:div>
        <w:div w:id="424806511">
          <w:marLeft w:val="0"/>
          <w:marRight w:val="0"/>
          <w:marTop w:val="0"/>
          <w:marBottom w:val="360"/>
          <w:divBdr>
            <w:top w:val="none" w:sz="0" w:space="0" w:color="auto"/>
            <w:left w:val="none" w:sz="0" w:space="0" w:color="auto"/>
            <w:bottom w:val="none" w:sz="0" w:space="0" w:color="auto"/>
            <w:right w:val="none" w:sz="0" w:space="0" w:color="auto"/>
          </w:divBdr>
        </w:div>
        <w:div w:id="341972405">
          <w:marLeft w:val="0"/>
          <w:marRight w:val="0"/>
          <w:marTop w:val="0"/>
          <w:marBottom w:val="360"/>
          <w:divBdr>
            <w:top w:val="none" w:sz="0" w:space="0" w:color="auto"/>
            <w:left w:val="none" w:sz="0" w:space="0" w:color="auto"/>
            <w:bottom w:val="none" w:sz="0" w:space="0" w:color="auto"/>
            <w:right w:val="none" w:sz="0" w:space="0" w:color="auto"/>
          </w:divBdr>
        </w:div>
        <w:div w:id="1298950441">
          <w:marLeft w:val="0"/>
          <w:marRight w:val="0"/>
          <w:marTop w:val="0"/>
          <w:marBottom w:val="360"/>
          <w:divBdr>
            <w:top w:val="none" w:sz="0" w:space="0" w:color="auto"/>
            <w:left w:val="none" w:sz="0" w:space="0" w:color="auto"/>
            <w:bottom w:val="none" w:sz="0" w:space="0" w:color="auto"/>
            <w:right w:val="none" w:sz="0" w:space="0" w:color="auto"/>
          </w:divBdr>
        </w:div>
        <w:div w:id="1708750130">
          <w:marLeft w:val="0"/>
          <w:marRight w:val="0"/>
          <w:marTop w:val="0"/>
          <w:marBottom w:val="360"/>
          <w:divBdr>
            <w:top w:val="none" w:sz="0" w:space="0" w:color="auto"/>
            <w:left w:val="none" w:sz="0" w:space="0" w:color="auto"/>
            <w:bottom w:val="none" w:sz="0" w:space="0" w:color="auto"/>
            <w:right w:val="none" w:sz="0" w:space="0" w:color="auto"/>
          </w:divBdr>
        </w:div>
        <w:div w:id="455375125">
          <w:marLeft w:val="0"/>
          <w:marRight w:val="0"/>
          <w:marTop w:val="0"/>
          <w:marBottom w:val="360"/>
          <w:divBdr>
            <w:top w:val="none" w:sz="0" w:space="0" w:color="auto"/>
            <w:left w:val="none" w:sz="0" w:space="0" w:color="auto"/>
            <w:bottom w:val="none" w:sz="0" w:space="0" w:color="auto"/>
            <w:right w:val="none" w:sz="0" w:space="0" w:color="auto"/>
          </w:divBdr>
        </w:div>
        <w:div w:id="1006595168">
          <w:marLeft w:val="0"/>
          <w:marRight w:val="0"/>
          <w:marTop w:val="0"/>
          <w:marBottom w:val="360"/>
          <w:divBdr>
            <w:top w:val="none" w:sz="0" w:space="0" w:color="auto"/>
            <w:left w:val="none" w:sz="0" w:space="0" w:color="auto"/>
            <w:bottom w:val="none" w:sz="0" w:space="0" w:color="auto"/>
            <w:right w:val="none" w:sz="0" w:space="0" w:color="auto"/>
          </w:divBdr>
        </w:div>
        <w:div w:id="1189639061">
          <w:marLeft w:val="0"/>
          <w:marRight w:val="0"/>
          <w:marTop w:val="0"/>
          <w:marBottom w:val="360"/>
          <w:divBdr>
            <w:top w:val="none" w:sz="0" w:space="0" w:color="auto"/>
            <w:left w:val="none" w:sz="0" w:space="0" w:color="auto"/>
            <w:bottom w:val="none" w:sz="0" w:space="0" w:color="auto"/>
            <w:right w:val="none" w:sz="0" w:space="0" w:color="auto"/>
          </w:divBdr>
        </w:div>
        <w:div w:id="1253315317">
          <w:marLeft w:val="0"/>
          <w:marRight w:val="0"/>
          <w:marTop w:val="0"/>
          <w:marBottom w:val="360"/>
          <w:divBdr>
            <w:top w:val="none" w:sz="0" w:space="0" w:color="auto"/>
            <w:left w:val="none" w:sz="0" w:space="0" w:color="auto"/>
            <w:bottom w:val="none" w:sz="0" w:space="0" w:color="auto"/>
            <w:right w:val="none" w:sz="0" w:space="0" w:color="auto"/>
          </w:divBdr>
        </w:div>
        <w:div w:id="1271623468">
          <w:marLeft w:val="0"/>
          <w:marRight w:val="0"/>
          <w:marTop w:val="0"/>
          <w:marBottom w:val="360"/>
          <w:divBdr>
            <w:top w:val="none" w:sz="0" w:space="0" w:color="auto"/>
            <w:left w:val="none" w:sz="0" w:space="0" w:color="auto"/>
            <w:bottom w:val="none" w:sz="0" w:space="0" w:color="auto"/>
            <w:right w:val="none" w:sz="0" w:space="0" w:color="auto"/>
          </w:divBdr>
        </w:div>
      </w:divsChild>
    </w:div>
    <w:div w:id="543517144">
      <w:bodyDiv w:val="1"/>
      <w:marLeft w:val="0"/>
      <w:marRight w:val="0"/>
      <w:marTop w:val="0"/>
      <w:marBottom w:val="0"/>
      <w:divBdr>
        <w:top w:val="none" w:sz="0" w:space="0" w:color="auto"/>
        <w:left w:val="none" w:sz="0" w:space="0" w:color="auto"/>
        <w:bottom w:val="none" w:sz="0" w:space="0" w:color="auto"/>
        <w:right w:val="none" w:sz="0" w:space="0" w:color="auto"/>
      </w:divBdr>
      <w:divsChild>
        <w:div w:id="371929827">
          <w:marLeft w:val="0"/>
          <w:marRight w:val="0"/>
          <w:marTop w:val="0"/>
          <w:marBottom w:val="360"/>
          <w:divBdr>
            <w:top w:val="none" w:sz="0" w:space="0" w:color="auto"/>
            <w:left w:val="none" w:sz="0" w:space="0" w:color="auto"/>
            <w:bottom w:val="none" w:sz="0" w:space="0" w:color="auto"/>
            <w:right w:val="none" w:sz="0" w:space="0" w:color="auto"/>
          </w:divBdr>
        </w:div>
        <w:div w:id="1346397768">
          <w:marLeft w:val="0"/>
          <w:marRight w:val="0"/>
          <w:marTop w:val="0"/>
          <w:marBottom w:val="360"/>
          <w:divBdr>
            <w:top w:val="none" w:sz="0" w:space="0" w:color="auto"/>
            <w:left w:val="none" w:sz="0" w:space="0" w:color="auto"/>
            <w:bottom w:val="none" w:sz="0" w:space="0" w:color="auto"/>
            <w:right w:val="none" w:sz="0" w:space="0" w:color="auto"/>
          </w:divBdr>
        </w:div>
        <w:div w:id="270015868">
          <w:marLeft w:val="0"/>
          <w:marRight w:val="0"/>
          <w:marTop w:val="0"/>
          <w:marBottom w:val="360"/>
          <w:divBdr>
            <w:top w:val="none" w:sz="0" w:space="0" w:color="auto"/>
            <w:left w:val="none" w:sz="0" w:space="0" w:color="auto"/>
            <w:bottom w:val="none" w:sz="0" w:space="0" w:color="auto"/>
            <w:right w:val="none" w:sz="0" w:space="0" w:color="auto"/>
          </w:divBdr>
        </w:div>
        <w:div w:id="858545317">
          <w:marLeft w:val="0"/>
          <w:marRight w:val="0"/>
          <w:marTop w:val="0"/>
          <w:marBottom w:val="360"/>
          <w:divBdr>
            <w:top w:val="none" w:sz="0" w:space="0" w:color="auto"/>
            <w:left w:val="none" w:sz="0" w:space="0" w:color="auto"/>
            <w:bottom w:val="none" w:sz="0" w:space="0" w:color="auto"/>
            <w:right w:val="none" w:sz="0" w:space="0" w:color="auto"/>
          </w:divBdr>
        </w:div>
        <w:div w:id="1261330132">
          <w:marLeft w:val="0"/>
          <w:marRight w:val="0"/>
          <w:marTop w:val="0"/>
          <w:marBottom w:val="360"/>
          <w:divBdr>
            <w:top w:val="none" w:sz="0" w:space="0" w:color="auto"/>
            <w:left w:val="none" w:sz="0" w:space="0" w:color="auto"/>
            <w:bottom w:val="none" w:sz="0" w:space="0" w:color="auto"/>
            <w:right w:val="none" w:sz="0" w:space="0" w:color="auto"/>
          </w:divBdr>
        </w:div>
        <w:div w:id="358748461">
          <w:marLeft w:val="0"/>
          <w:marRight w:val="0"/>
          <w:marTop w:val="0"/>
          <w:marBottom w:val="360"/>
          <w:divBdr>
            <w:top w:val="none" w:sz="0" w:space="0" w:color="auto"/>
            <w:left w:val="none" w:sz="0" w:space="0" w:color="auto"/>
            <w:bottom w:val="none" w:sz="0" w:space="0" w:color="auto"/>
            <w:right w:val="none" w:sz="0" w:space="0" w:color="auto"/>
          </w:divBdr>
        </w:div>
        <w:div w:id="1276794589">
          <w:marLeft w:val="0"/>
          <w:marRight w:val="0"/>
          <w:marTop w:val="0"/>
          <w:marBottom w:val="360"/>
          <w:divBdr>
            <w:top w:val="none" w:sz="0" w:space="0" w:color="auto"/>
            <w:left w:val="none" w:sz="0" w:space="0" w:color="auto"/>
            <w:bottom w:val="none" w:sz="0" w:space="0" w:color="auto"/>
            <w:right w:val="none" w:sz="0" w:space="0" w:color="auto"/>
          </w:divBdr>
        </w:div>
        <w:div w:id="234823344">
          <w:marLeft w:val="0"/>
          <w:marRight w:val="0"/>
          <w:marTop w:val="0"/>
          <w:marBottom w:val="360"/>
          <w:divBdr>
            <w:top w:val="none" w:sz="0" w:space="0" w:color="auto"/>
            <w:left w:val="none" w:sz="0" w:space="0" w:color="auto"/>
            <w:bottom w:val="none" w:sz="0" w:space="0" w:color="auto"/>
            <w:right w:val="none" w:sz="0" w:space="0" w:color="auto"/>
          </w:divBdr>
        </w:div>
        <w:div w:id="1362852691">
          <w:marLeft w:val="0"/>
          <w:marRight w:val="0"/>
          <w:marTop w:val="0"/>
          <w:marBottom w:val="360"/>
          <w:divBdr>
            <w:top w:val="none" w:sz="0" w:space="0" w:color="auto"/>
            <w:left w:val="none" w:sz="0" w:space="0" w:color="auto"/>
            <w:bottom w:val="none" w:sz="0" w:space="0" w:color="auto"/>
            <w:right w:val="none" w:sz="0" w:space="0" w:color="auto"/>
          </w:divBdr>
        </w:div>
        <w:div w:id="1073241902">
          <w:marLeft w:val="0"/>
          <w:marRight w:val="0"/>
          <w:marTop w:val="0"/>
          <w:marBottom w:val="360"/>
          <w:divBdr>
            <w:top w:val="none" w:sz="0" w:space="0" w:color="auto"/>
            <w:left w:val="none" w:sz="0" w:space="0" w:color="auto"/>
            <w:bottom w:val="none" w:sz="0" w:space="0" w:color="auto"/>
            <w:right w:val="none" w:sz="0" w:space="0" w:color="auto"/>
          </w:divBdr>
        </w:div>
        <w:div w:id="331220638">
          <w:marLeft w:val="0"/>
          <w:marRight w:val="0"/>
          <w:marTop w:val="0"/>
          <w:marBottom w:val="360"/>
          <w:divBdr>
            <w:top w:val="none" w:sz="0" w:space="0" w:color="auto"/>
            <w:left w:val="none" w:sz="0" w:space="0" w:color="auto"/>
            <w:bottom w:val="none" w:sz="0" w:space="0" w:color="auto"/>
            <w:right w:val="none" w:sz="0" w:space="0" w:color="auto"/>
          </w:divBdr>
        </w:div>
        <w:div w:id="1869369744">
          <w:marLeft w:val="0"/>
          <w:marRight w:val="0"/>
          <w:marTop w:val="0"/>
          <w:marBottom w:val="360"/>
          <w:divBdr>
            <w:top w:val="none" w:sz="0" w:space="0" w:color="auto"/>
            <w:left w:val="none" w:sz="0" w:space="0" w:color="auto"/>
            <w:bottom w:val="none" w:sz="0" w:space="0" w:color="auto"/>
            <w:right w:val="none" w:sz="0" w:space="0" w:color="auto"/>
          </w:divBdr>
        </w:div>
        <w:div w:id="283733499">
          <w:marLeft w:val="0"/>
          <w:marRight w:val="0"/>
          <w:marTop w:val="0"/>
          <w:marBottom w:val="360"/>
          <w:divBdr>
            <w:top w:val="none" w:sz="0" w:space="0" w:color="auto"/>
            <w:left w:val="none" w:sz="0" w:space="0" w:color="auto"/>
            <w:bottom w:val="none" w:sz="0" w:space="0" w:color="auto"/>
            <w:right w:val="none" w:sz="0" w:space="0" w:color="auto"/>
          </w:divBdr>
        </w:div>
        <w:div w:id="1451976333">
          <w:marLeft w:val="0"/>
          <w:marRight w:val="0"/>
          <w:marTop w:val="0"/>
          <w:marBottom w:val="360"/>
          <w:divBdr>
            <w:top w:val="none" w:sz="0" w:space="0" w:color="auto"/>
            <w:left w:val="none" w:sz="0" w:space="0" w:color="auto"/>
            <w:bottom w:val="none" w:sz="0" w:space="0" w:color="auto"/>
            <w:right w:val="none" w:sz="0" w:space="0" w:color="auto"/>
          </w:divBdr>
        </w:div>
        <w:div w:id="1356035227">
          <w:marLeft w:val="0"/>
          <w:marRight w:val="0"/>
          <w:marTop w:val="0"/>
          <w:marBottom w:val="360"/>
          <w:divBdr>
            <w:top w:val="none" w:sz="0" w:space="0" w:color="auto"/>
            <w:left w:val="none" w:sz="0" w:space="0" w:color="auto"/>
            <w:bottom w:val="none" w:sz="0" w:space="0" w:color="auto"/>
            <w:right w:val="none" w:sz="0" w:space="0" w:color="auto"/>
          </w:divBdr>
        </w:div>
        <w:div w:id="2076858418">
          <w:marLeft w:val="0"/>
          <w:marRight w:val="0"/>
          <w:marTop w:val="0"/>
          <w:marBottom w:val="360"/>
          <w:divBdr>
            <w:top w:val="none" w:sz="0" w:space="0" w:color="auto"/>
            <w:left w:val="none" w:sz="0" w:space="0" w:color="auto"/>
            <w:bottom w:val="none" w:sz="0" w:space="0" w:color="auto"/>
            <w:right w:val="none" w:sz="0" w:space="0" w:color="auto"/>
          </w:divBdr>
        </w:div>
      </w:divsChild>
    </w:div>
    <w:div w:id="705103131">
      <w:bodyDiv w:val="1"/>
      <w:marLeft w:val="0"/>
      <w:marRight w:val="0"/>
      <w:marTop w:val="0"/>
      <w:marBottom w:val="0"/>
      <w:divBdr>
        <w:top w:val="none" w:sz="0" w:space="0" w:color="auto"/>
        <w:left w:val="none" w:sz="0" w:space="0" w:color="auto"/>
        <w:bottom w:val="none" w:sz="0" w:space="0" w:color="auto"/>
        <w:right w:val="none" w:sz="0" w:space="0" w:color="auto"/>
      </w:divBdr>
      <w:divsChild>
        <w:div w:id="1477062151">
          <w:marLeft w:val="0"/>
          <w:marRight w:val="0"/>
          <w:marTop w:val="0"/>
          <w:marBottom w:val="360"/>
          <w:divBdr>
            <w:top w:val="none" w:sz="0" w:space="0" w:color="auto"/>
            <w:left w:val="none" w:sz="0" w:space="0" w:color="auto"/>
            <w:bottom w:val="none" w:sz="0" w:space="0" w:color="auto"/>
            <w:right w:val="none" w:sz="0" w:space="0" w:color="auto"/>
          </w:divBdr>
        </w:div>
        <w:div w:id="1241871006">
          <w:marLeft w:val="0"/>
          <w:marRight w:val="0"/>
          <w:marTop w:val="0"/>
          <w:marBottom w:val="360"/>
          <w:divBdr>
            <w:top w:val="none" w:sz="0" w:space="0" w:color="auto"/>
            <w:left w:val="none" w:sz="0" w:space="0" w:color="auto"/>
            <w:bottom w:val="none" w:sz="0" w:space="0" w:color="auto"/>
            <w:right w:val="none" w:sz="0" w:space="0" w:color="auto"/>
          </w:divBdr>
        </w:div>
        <w:div w:id="947471814">
          <w:marLeft w:val="0"/>
          <w:marRight w:val="0"/>
          <w:marTop w:val="0"/>
          <w:marBottom w:val="360"/>
          <w:divBdr>
            <w:top w:val="none" w:sz="0" w:space="0" w:color="auto"/>
            <w:left w:val="none" w:sz="0" w:space="0" w:color="auto"/>
            <w:bottom w:val="none" w:sz="0" w:space="0" w:color="auto"/>
            <w:right w:val="none" w:sz="0" w:space="0" w:color="auto"/>
          </w:divBdr>
        </w:div>
        <w:div w:id="1272934034">
          <w:marLeft w:val="0"/>
          <w:marRight w:val="0"/>
          <w:marTop w:val="0"/>
          <w:marBottom w:val="360"/>
          <w:divBdr>
            <w:top w:val="none" w:sz="0" w:space="0" w:color="auto"/>
            <w:left w:val="none" w:sz="0" w:space="0" w:color="auto"/>
            <w:bottom w:val="none" w:sz="0" w:space="0" w:color="auto"/>
            <w:right w:val="none" w:sz="0" w:space="0" w:color="auto"/>
          </w:divBdr>
        </w:div>
        <w:div w:id="2046522237">
          <w:marLeft w:val="0"/>
          <w:marRight w:val="0"/>
          <w:marTop w:val="0"/>
          <w:marBottom w:val="360"/>
          <w:divBdr>
            <w:top w:val="none" w:sz="0" w:space="0" w:color="auto"/>
            <w:left w:val="none" w:sz="0" w:space="0" w:color="auto"/>
            <w:bottom w:val="none" w:sz="0" w:space="0" w:color="auto"/>
            <w:right w:val="none" w:sz="0" w:space="0" w:color="auto"/>
          </w:divBdr>
        </w:div>
        <w:div w:id="859202611">
          <w:marLeft w:val="0"/>
          <w:marRight w:val="0"/>
          <w:marTop w:val="0"/>
          <w:marBottom w:val="360"/>
          <w:divBdr>
            <w:top w:val="none" w:sz="0" w:space="0" w:color="auto"/>
            <w:left w:val="none" w:sz="0" w:space="0" w:color="auto"/>
            <w:bottom w:val="none" w:sz="0" w:space="0" w:color="auto"/>
            <w:right w:val="none" w:sz="0" w:space="0" w:color="auto"/>
          </w:divBdr>
        </w:div>
        <w:div w:id="558636185">
          <w:marLeft w:val="0"/>
          <w:marRight w:val="0"/>
          <w:marTop w:val="0"/>
          <w:marBottom w:val="360"/>
          <w:divBdr>
            <w:top w:val="none" w:sz="0" w:space="0" w:color="auto"/>
            <w:left w:val="none" w:sz="0" w:space="0" w:color="auto"/>
            <w:bottom w:val="none" w:sz="0" w:space="0" w:color="auto"/>
            <w:right w:val="none" w:sz="0" w:space="0" w:color="auto"/>
          </w:divBdr>
        </w:div>
        <w:div w:id="600145686">
          <w:marLeft w:val="0"/>
          <w:marRight w:val="0"/>
          <w:marTop w:val="0"/>
          <w:marBottom w:val="360"/>
          <w:divBdr>
            <w:top w:val="none" w:sz="0" w:space="0" w:color="auto"/>
            <w:left w:val="none" w:sz="0" w:space="0" w:color="auto"/>
            <w:bottom w:val="none" w:sz="0" w:space="0" w:color="auto"/>
            <w:right w:val="none" w:sz="0" w:space="0" w:color="auto"/>
          </w:divBdr>
        </w:div>
      </w:divsChild>
    </w:div>
    <w:div w:id="811404259">
      <w:bodyDiv w:val="1"/>
      <w:marLeft w:val="0"/>
      <w:marRight w:val="0"/>
      <w:marTop w:val="0"/>
      <w:marBottom w:val="0"/>
      <w:divBdr>
        <w:top w:val="none" w:sz="0" w:space="0" w:color="auto"/>
        <w:left w:val="none" w:sz="0" w:space="0" w:color="auto"/>
        <w:bottom w:val="none" w:sz="0" w:space="0" w:color="auto"/>
        <w:right w:val="none" w:sz="0" w:space="0" w:color="auto"/>
      </w:divBdr>
      <w:divsChild>
        <w:div w:id="660931279">
          <w:marLeft w:val="0"/>
          <w:marRight w:val="0"/>
          <w:marTop w:val="0"/>
          <w:marBottom w:val="360"/>
          <w:divBdr>
            <w:top w:val="none" w:sz="0" w:space="0" w:color="auto"/>
            <w:left w:val="none" w:sz="0" w:space="0" w:color="auto"/>
            <w:bottom w:val="none" w:sz="0" w:space="0" w:color="auto"/>
            <w:right w:val="none" w:sz="0" w:space="0" w:color="auto"/>
          </w:divBdr>
        </w:div>
        <w:div w:id="1510024590">
          <w:marLeft w:val="0"/>
          <w:marRight w:val="0"/>
          <w:marTop w:val="0"/>
          <w:marBottom w:val="360"/>
          <w:divBdr>
            <w:top w:val="none" w:sz="0" w:space="0" w:color="auto"/>
            <w:left w:val="none" w:sz="0" w:space="0" w:color="auto"/>
            <w:bottom w:val="none" w:sz="0" w:space="0" w:color="auto"/>
            <w:right w:val="none" w:sz="0" w:space="0" w:color="auto"/>
          </w:divBdr>
        </w:div>
        <w:div w:id="1383671996">
          <w:marLeft w:val="0"/>
          <w:marRight w:val="0"/>
          <w:marTop w:val="0"/>
          <w:marBottom w:val="360"/>
          <w:divBdr>
            <w:top w:val="none" w:sz="0" w:space="0" w:color="auto"/>
            <w:left w:val="none" w:sz="0" w:space="0" w:color="auto"/>
            <w:bottom w:val="none" w:sz="0" w:space="0" w:color="auto"/>
            <w:right w:val="none" w:sz="0" w:space="0" w:color="auto"/>
          </w:divBdr>
        </w:div>
        <w:div w:id="1133057940">
          <w:marLeft w:val="0"/>
          <w:marRight w:val="0"/>
          <w:marTop w:val="0"/>
          <w:marBottom w:val="360"/>
          <w:divBdr>
            <w:top w:val="none" w:sz="0" w:space="0" w:color="auto"/>
            <w:left w:val="none" w:sz="0" w:space="0" w:color="auto"/>
            <w:bottom w:val="none" w:sz="0" w:space="0" w:color="auto"/>
            <w:right w:val="none" w:sz="0" w:space="0" w:color="auto"/>
          </w:divBdr>
        </w:div>
        <w:div w:id="397410854">
          <w:marLeft w:val="0"/>
          <w:marRight w:val="0"/>
          <w:marTop w:val="0"/>
          <w:marBottom w:val="360"/>
          <w:divBdr>
            <w:top w:val="none" w:sz="0" w:space="0" w:color="auto"/>
            <w:left w:val="none" w:sz="0" w:space="0" w:color="auto"/>
            <w:bottom w:val="none" w:sz="0" w:space="0" w:color="auto"/>
            <w:right w:val="none" w:sz="0" w:space="0" w:color="auto"/>
          </w:divBdr>
        </w:div>
        <w:div w:id="1999573914">
          <w:marLeft w:val="0"/>
          <w:marRight w:val="0"/>
          <w:marTop w:val="0"/>
          <w:marBottom w:val="360"/>
          <w:divBdr>
            <w:top w:val="none" w:sz="0" w:space="0" w:color="auto"/>
            <w:left w:val="none" w:sz="0" w:space="0" w:color="auto"/>
            <w:bottom w:val="none" w:sz="0" w:space="0" w:color="auto"/>
            <w:right w:val="none" w:sz="0" w:space="0" w:color="auto"/>
          </w:divBdr>
        </w:div>
        <w:div w:id="1712028664">
          <w:marLeft w:val="0"/>
          <w:marRight w:val="0"/>
          <w:marTop w:val="0"/>
          <w:marBottom w:val="360"/>
          <w:divBdr>
            <w:top w:val="none" w:sz="0" w:space="0" w:color="auto"/>
            <w:left w:val="none" w:sz="0" w:space="0" w:color="auto"/>
            <w:bottom w:val="none" w:sz="0" w:space="0" w:color="auto"/>
            <w:right w:val="none" w:sz="0" w:space="0" w:color="auto"/>
          </w:divBdr>
        </w:div>
        <w:div w:id="2110813909">
          <w:marLeft w:val="0"/>
          <w:marRight w:val="0"/>
          <w:marTop w:val="0"/>
          <w:marBottom w:val="360"/>
          <w:divBdr>
            <w:top w:val="none" w:sz="0" w:space="0" w:color="auto"/>
            <w:left w:val="none" w:sz="0" w:space="0" w:color="auto"/>
            <w:bottom w:val="none" w:sz="0" w:space="0" w:color="auto"/>
            <w:right w:val="none" w:sz="0" w:space="0" w:color="auto"/>
          </w:divBdr>
        </w:div>
        <w:div w:id="1891182903">
          <w:marLeft w:val="0"/>
          <w:marRight w:val="0"/>
          <w:marTop w:val="0"/>
          <w:marBottom w:val="360"/>
          <w:divBdr>
            <w:top w:val="none" w:sz="0" w:space="0" w:color="auto"/>
            <w:left w:val="none" w:sz="0" w:space="0" w:color="auto"/>
            <w:bottom w:val="none" w:sz="0" w:space="0" w:color="auto"/>
            <w:right w:val="none" w:sz="0" w:space="0" w:color="auto"/>
          </w:divBdr>
        </w:div>
        <w:div w:id="1036276368">
          <w:marLeft w:val="0"/>
          <w:marRight w:val="0"/>
          <w:marTop w:val="0"/>
          <w:marBottom w:val="360"/>
          <w:divBdr>
            <w:top w:val="none" w:sz="0" w:space="0" w:color="auto"/>
            <w:left w:val="none" w:sz="0" w:space="0" w:color="auto"/>
            <w:bottom w:val="none" w:sz="0" w:space="0" w:color="auto"/>
            <w:right w:val="none" w:sz="0" w:space="0" w:color="auto"/>
          </w:divBdr>
        </w:div>
        <w:div w:id="276104103">
          <w:marLeft w:val="0"/>
          <w:marRight w:val="0"/>
          <w:marTop w:val="0"/>
          <w:marBottom w:val="360"/>
          <w:divBdr>
            <w:top w:val="none" w:sz="0" w:space="0" w:color="auto"/>
            <w:left w:val="none" w:sz="0" w:space="0" w:color="auto"/>
            <w:bottom w:val="none" w:sz="0" w:space="0" w:color="auto"/>
            <w:right w:val="none" w:sz="0" w:space="0" w:color="auto"/>
          </w:divBdr>
        </w:div>
        <w:div w:id="503864987">
          <w:marLeft w:val="0"/>
          <w:marRight w:val="0"/>
          <w:marTop w:val="0"/>
          <w:marBottom w:val="360"/>
          <w:divBdr>
            <w:top w:val="none" w:sz="0" w:space="0" w:color="auto"/>
            <w:left w:val="none" w:sz="0" w:space="0" w:color="auto"/>
            <w:bottom w:val="none" w:sz="0" w:space="0" w:color="auto"/>
            <w:right w:val="none" w:sz="0" w:space="0" w:color="auto"/>
          </w:divBdr>
        </w:div>
        <w:div w:id="2033603701">
          <w:marLeft w:val="0"/>
          <w:marRight w:val="0"/>
          <w:marTop w:val="0"/>
          <w:marBottom w:val="360"/>
          <w:divBdr>
            <w:top w:val="none" w:sz="0" w:space="0" w:color="auto"/>
            <w:left w:val="none" w:sz="0" w:space="0" w:color="auto"/>
            <w:bottom w:val="none" w:sz="0" w:space="0" w:color="auto"/>
            <w:right w:val="none" w:sz="0" w:space="0" w:color="auto"/>
          </w:divBdr>
        </w:div>
        <w:div w:id="596139992">
          <w:marLeft w:val="0"/>
          <w:marRight w:val="0"/>
          <w:marTop w:val="0"/>
          <w:marBottom w:val="360"/>
          <w:divBdr>
            <w:top w:val="none" w:sz="0" w:space="0" w:color="auto"/>
            <w:left w:val="none" w:sz="0" w:space="0" w:color="auto"/>
            <w:bottom w:val="none" w:sz="0" w:space="0" w:color="auto"/>
            <w:right w:val="none" w:sz="0" w:space="0" w:color="auto"/>
          </w:divBdr>
        </w:div>
        <w:div w:id="2018921876">
          <w:marLeft w:val="0"/>
          <w:marRight w:val="0"/>
          <w:marTop w:val="0"/>
          <w:marBottom w:val="360"/>
          <w:divBdr>
            <w:top w:val="none" w:sz="0" w:space="0" w:color="auto"/>
            <w:left w:val="none" w:sz="0" w:space="0" w:color="auto"/>
            <w:bottom w:val="none" w:sz="0" w:space="0" w:color="auto"/>
            <w:right w:val="none" w:sz="0" w:space="0" w:color="auto"/>
          </w:divBdr>
        </w:div>
        <w:div w:id="1050492897">
          <w:marLeft w:val="0"/>
          <w:marRight w:val="0"/>
          <w:marTop w:val="0"/>
          <w:marBottom w:val="360"/>
          <w:divBdr>
            <w:top w:val="none" w:sz="0" w:space="0" w:color="auto"/>
            <w:left w:val="none" w:sz="0" w:space="0" w:color="auto"/>
            <w:bottom w:val="none" w:sz="0" w:space="0" w:color="auto"/>
            <w:right w:val="none" w:sz="0" w:space="0" w:color="auto"/>
          </w:divBdr>
        </w:div>
      </w:divsChild>
    </w:div>
    <w:div w:id="982122654">
      <w:bodyDiv w:val="1"/>
      <w:marLeft w:val="0"/>
      <w:marRight w:val="0"/>
      <w:marTop w:val="0"/>
      <w:marBottom w:val="0"/>
      <w:divBdr>
        <w:top w:val="none" w:sz="0" w:space="0" w:color="auto"/>
        <w:left w:val="none" w:sz="0" w:space="0" w:color="auto"/>
        <w:bottom w:val="none" w:sz="0" w:space="0" w:color="auto"/>
        <w:right w:val="none" w:sz="0" w:space="0" w:color="auto"/>
      </w:divBdr>
      <w:divsChild>
        <w:div w:id="495152891">
          <w:marLeft w:val="0"/>
          <w:marRight w:val="0"/>
          <w:marTop w:val="0"/>
          <w:marBottom w:val="360"/>
          <w:divBdr>
            <w:top w:val="none" w:sz="0" w:space="0" w:color="auto"/>
            <w:left w:val="none" w:sz="0" w:space="0" w:color="auto"/>
            <w:bottom w:val="none" w:sz="0" w:space="0" w:color="auto"/>
            <w:right w:val="none" w:sz="0" w:space="0" w:color="auto"/>
          </w:divBdr>
        </w:div>
      </w:divsChild>
    </w:div>
    <w:div w:id="1199007313">
      <w:bodyDiv w:val="1"/>
      <w:marLeft w:val="0"/>
      <w:marRight w:val="0"/>
      <w:marTop w:val="0"/>
      <w:marBottom w:val="0"/>
      <w:divBdr>
        <w:top w:val="none" w:sz="0" w:space="0" w:color="auto"/>
        <w:left w:val="none" w:sz="0" w:space="0" w:color="auto"/>
        <w:bottom w:val="none" w:sz="0" w:space="0" w:color="auto"/>
        <w:right w:val="none" w:sz="0" w:space="0" w:color="auto"/>
      </w:divBdr>
      <w:divsChild>
        <w:div w:id="696198071">
          <w:marLeft w:val="0"/>
          <w:marRight w:val="0"/>
          <w:marTop w:val="0"/>
          <w:marBottom w:val="0"/>
          <w:divBdr>
            <w:top w:val="none" w:sz="0" w:space="0" w:color="auto"/>
            <w:left w:val="none" w:sz="0" w:space="0" w:color="auto"/>
            <w:bottom w:val="none" w:sz="0" w:space="0" w:color="auto"/>
            <w:right w:val="none" w:sz="0" w:space="0" w:color="auto"/>
          </w:divBdr>
          <w:divsChild>
            <w:div w:id="549456878">
              <w:marLeft w:val="0"/>
              <w:marRight w:val="0"/>
              <w:marTop w:val="0"/>
              <w:marBottom w:val="0"/>
              <w:divBdr>
                <w:top w:val="none" w:sz="0" w:space="0" w:color="auto"/>
                <w:left w:val="none" w:sz="0" w:space="0" w:color="auto"/>
                <w:bottom w:val="none" w:sz="0" w:space="0" w:color="auto"/>
                <w:right w:val="none" w:sz="0" w:space="0" w:color="auto"/>
              </w:divBdr>
              <w:divsChild>
                <w:div w:id="233200559">
                  <w:marLeft w:val="0"/>
                  <w:marRight w:val="0"/>
                  <w:marTop w:val="0"/>
                  <w:marBottom w:val="0"/>
                  <w:divBdr>
                    <w:top w:val="none" w:sz="0" w:space="0" w:color="auto"/>
                    <w:left w:val="none" w:sz="0" w:space="0" w:color="auto"/>
                    <w:bottom w:val="none" w:sz="0" w:space="0" w:color="auto"/>
                    <w:right w:val="none" w:sz="0" w:space="0" w:color="auto"/>
                  </w:divBdr>
                </w:div>
                <w:div w:id="685137053">
                  <w:marLeft w:val="0"/>
                  <w:marRight w:val="0"/>
                  <w:marTop w:val="0"/>
                  <w:marBottom w:val="0"/>
                  <w:divBdr>
                    <w:top w:val="none" w:sz="0" w:space="0" w:color="auto"/>
                    <w:left w:val="none" w:sz="0" w:space="0" w:color="auto"/>
                    <w:bottom w:val="none" w:sz="0" w:space="0" w:color="auto"/>
                    <w:right w:val="none" w:sz="0" w:space="0" w:color="auto"/>
                  </w:divBdr>
                  <w:divsChild>
                    <w:div w:id="652949996">
                      <w:marLeft w:val="0"/>
                      <w:marRight w:val="0"/>
                      <w:marTop w:val="0"/>
                      <w:marBottom w:val="0"/>
                      <w:divBdr>
                        <w:top w:val="none" w:sz="0" w:space="0" w:color="auto"/>
                        <w:left w:val="none" w:sz="0" w:space="0" w:color="auto"/>
                        <w:bottom w:val="none" w:sz="0" w:space="0" w:color="auto"/>
                        <w:right w:val="none" w:sz="0" w:space="0" w:color="auto"/>
                      </w:divBdr>
                      <w:divsChild>
                        <w:div w:id="1508521205">
                          <w:marLeft w:val="0"/>
                          <w:marRight w:val="0"/>
                          <w:marTop w:val="0"/>
                          <w:marBottom w:val="360"/>
                          <w:divBdr>
                            <w:top w:val="none" w:sz="0" w:space="0" w:color="auto"/>
                            <w:left w:val="none" w:sz="0" w:space="0" w:color="auto"/>
                            <w:bottom w:val="none" w:sz="0" w:space="0" w:color="auto"/>
                            <w:right w:val="none" w:sz="0" w:space="0" w:color="auto"/>
                          </w:divBdr>
                        </w:div>
                        <w:div w:id="1053116678">
                          <w:marLeft w:val="0"/>
                          <w:marRight w:val="0"/>
                          <w:marTop w:val="0"/>
                          <w:marBottom w:val="360"/>
                          <w:divBdr>
                            <w:top w:val="none" w:sz="0" w:space="0" w:color="auto"/>
                            <w:left w:val="none" w:sz="0" w:space="0" w:color="auto"/>
                            <w:bottom w:val="none" w:sz="0" w:space="0" w:color="auto"/>
                            <w:right w:val="none" w:sz="0" w:space="0" w:color="auto"/>
                          </w:divBdr>
                        </w:div>
                        <w:div w:id="577137051">
                          <w:marLeft w:val="0"/>
                          <w:marRight w:val="0"/>
                          <w:marTop w:val="0"/>
                          <w:marBottom w:val="360"/>
                          <w:divBdr>
                            <w:top w:val="none" w:sz="0" w:space="0" w:color="auto"/>
                            <w:left w:val="none" w:sz="0" w:space="0" w:color="auto"/>
                            <w:bottom w:val="none" w:sz="0" w:space="0" w:color="auto"/>
                            <w:right w:val="none" w:sz="0" w:space="0" w:color="auto"/>
                          </w:divBdr>
                        </w:div>
                        <w:div w:id="114295491">
                          <w:marLeft w:val="0"/>
                          <w:marRight w:val="0"/>
                          <w:marTop w:val="0"/>
                          <w:marBottom w:val="360"/>
                          <w:divBdr>
                            <w:top w:val="none" w:sz="0" w:space="0" w:color="auto"/>
                            <w:left w:val="none" w:sz="0" w:space="0" w:color="auto"/>
                            <w:bottom w:val="none" w:sz="0" w:space="0" w:color="auto"/>
                            <w:right w:val="none" w:sz="0" w:space="0" w:color="auto"/>
                          </w:divBdr>
                        </w:div>
                        <w:div w:id="1819493675">
                          <w:marLeft w:val="0"/>
                          <w:marRight w:val="0"/>
                          <w:marTop w:val="0"/>
                          <w:marBottom w:val="360"/>
                          <w:divBdr>
                            <w:top w:val="none" w:sz="0" w:space="0" w:color="auto"/>
                            <w:left w:val="none" w:sz="0" w:space="0" w:color="auto"/>
                            <w:bottom w:val="none" w:sz="0" w:space="0" w:color="auto"/>
                            <w:right w:val="none" w:sz="0" w:space="0" w:color="auto"/>
                          </w:divBdr>
                        </w:div>
                        <w:div w:id="477840215">
                          <w:marLeft w:val="0"/>
                          <w:marRight w:val="0"/>
                          <w:marTop w:val="0"/>
                          <w:marBottom w:val="360"/>
                          <w:divBdr>
                            <w:top w:val="none" w:sz="0" w:space="0" w:color="auto"/>
                            <w:left w:val="none" w:sz="0" w:space="0" w:color="auto"/>
                            <w:bottom w:val="none" w:sz="0" w:space="0" w:color="auto"/>
                            <w:right w:val="none" w:sz="0" w:space="0" w:color="auto"/>
                          </w:divBdr>
                        </w:div>
                        <w:div w:id="42556986">
                          <w:marLeft w:val="0"/>
                          <w:marRight w:val="0"/>
                          <w:marTop w:val="0"/>
                          <w:marBottom w:val="360"/>
                          <w:divBdr>
                            <w:top w:val="none" w:sz="0" w:space="0" w:color="auto"/>
                            <w:left w:val="none" w:sz="0" w:space="0" w:color="auto"/>
                            <w:bottom w:val="none" w:sz="0" w:space="0" w:color="auto"/>
                            <w:right w:val="none" w:sz="0" w:space="0" w:color="auto"/>
                          </w:divBdr>
                        </w:div>
                        <w:div w:id="135146292">
                          <w:marLeft w:val="0"/>
                          <w:marRight w:val="0"/>
                          <w:marTop w:val="0"/>
                          <w:marBottom w:val="360"/>
                          <w:divBdr>
                            <w:top w:val="none" w:sz="0" w:space="0" w:color="auto"/>
                            <w:left w:val="none" w:sz="0" w:space="0" w:color="auto"/>
                            <w:bottom w:val="none" w:sz="0" w:space="0" w:color="auto"/>
                            <w:right w:val="none" w:sz="0" w:space="0" w:color="auto"/>
                          </w:divBdr>
                        </w:div>
                        <w:div w:id="2108842398">
                          <w:marLeft w:val="0"/>
                          <w:marRight w:val="0"/>
                          <w:marTop w:val="0"/>
                          <w:marBottom w:val="360"/>
                          <w:divBdr>
                            <w:top w:val="none" w:sz="0" w:space="0" w:color="auto"/>
                            <w:left w:val="none" w:sz="0" w:space="0" w:color="auto"/>
                            <w:bottom w:val="none" w:sz="0" w:space="0" w:color="auto"/>
                            <w:right w:val="none" w:sz="0" w:space="0" w:color="auto"/>
                          </w:divBdr>
                        </w:div>
                        <w:div w:id="258103237">
                          <w:marLeft w:val="0"/>
                          <w:marRight w:val="0"/>
                          <w:marTop w:val="0"/>
                          <w:marBottom w:val="360"/>
                          <w:divBdr>
                            <w:top w:val="none" w:sz="0" w:space="0" w:color="auto"/>
                            <w:left w:val="none" w:sz="0" w:space="0" w:color="auto"/>
                            <w:bottom w:val="none" w:sz="0" w:space="0" w:color="auto"/>
                            <w:right w:val="none" w:sz="0" w:space="0" w:color="auto"/>
                          </w:divBdr>
                        </w:div>
                        <w:div w:id="988439804">
                          <w:marLeft w:val="0"/>
                          <w:marRight w:val="0"/>
                          <w:marTop w:val="0"/>
                          <w:marBottom w:val="360"/>
                          <w:divBdr>
                            <w:top w:val="none" w:sz="0" w:space="0" w:color="auto"/>
                            <w:left w:val="none" w:sz="0" w:space="0" w:color="auto"/>
                            <w:bottom w:val="none" w:sz="0" w:space="0" w:color="auto"/>
                            <w:right w:val="none" w:sz="0" w:space="0" w:color="auto"/>
                          </w:divBdr>
                        </w:div>
                        <w:div w:id="875047094">
                          <w:marLeft w:val="0"/>
                          <w:marRight w:val="0"/>
                          <w:marTop w:val="0"/>
                          <w:marBottom w:val="360"/>
                          <w:divBdr>
                            <w:top w:val="none" w:sz="0" w:space="0" w:color="auto"/>
                            <w:left w:val="none" w:sz="0" w:space="0" w:color="auto"/>
                            <w:bottom w:val="none" w:sz="0" w:space="0" w:color="auto"/>
                            <w:right w:val="none" w:sz="0" w:space="0" w:color="auto"/>
                          </w:divBdr>
                        </w:div>
                        <w:div w:id="1925453753">
                          <w:marLeft w:val="0"/>
                          <w:marRight w:val="0"/>
                          <w:marTop w:val="0"/>
                          <w:marBottom w:val="360"/>
                          <w:divBdr>
                            <w:top w:val="none" w:sz="0" w:space="0" w:color="auto"/>
                            <w:left w:val="none" w:sz="0" w:space="0" w:color="auto"/>
                            <w:bottom w:val="none" w:sz="0" w:space="0" w:color="auto"/>
                            <w:right w:val="none" w:sz="0" w:space="0" w:color="auto"/>
                          </w:divBdr>
                        </w:div>
                        <w:div w:id="488324335">
                          <w:marLeft w:val="0"/>
                          <w:marRight w:val="0"/>
                          <w:marTop w:val="0"/>
                          <w:marBottom w:val="360"/>
                          <w:divBdr>
                            <w:top w:val="none" w:sz="0" w:space="0" w:color="auto"/>
                            <w:left w:val="none" w:sz="0" w:space="0" w:color="auto"/>
                            <w:bottom w:val="none" w:sz="0" w:space="0" w:color="auto"/>
                            <w:right w:val="none" w:sz="0" w:space="0" w:color="auto"/>
                          </w:divBdr>
                        </w:div>
                        <w:div w:id="1391731231">
                          <w:marLeft w:val="0"/>
                          <w:marRight w:val="0"/>
                          <w:marTop w:val="0"/>
                          <w:marBottom w:val="360"/>
                          <w:divBdr>
                            <w:top w:val="none" w:sz="0" w:space="0" w:color="auto"/>
                            <w:left w:val="none" w:sz="0" w:space="0" w:color="auto"/>
                            <w:bottom w:val="none" w:sz="0" w:space="0" w:color="auto"/>
                            <w:right w:val="none" w:sz="0" w:space="0" w:color="auto"/>
                          </w:divBdr>
                        </w:div>
                        <w:div w:id="481778482">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 w:id="1288972366">
                  <w:marLeft w:val="0"/>
                  <w:marRight w:val="0"/>
                  <w:marTop w:val="0"/>
                  <w:marBottom w:val="0"/>
                  <w:divBdr>
                    <w:top w:val="none" w:sz="0" w:space="0" w:color="auto"/>
                    <w:left w:val="none" w:sz="0" w:space="0" w:color="auto"/>
                    <w:bottom w:val="none" w:sz="0" w:space="0" w:color="auto"/>
                    <w:right w:val="none" w:sz="0" w:space="0" w:color="auto"/>
                  </w:divBdr>
                  <w:divsChild>
                    <w:div w:id="711854089">
                      <w:marLeft w:val="0"/>
                      <w:marRight w:val="0"/>
                      <w:marTop w:val="0"/>
                      <w:marBottom w:val="0"/>
                      <w:divBdr>
                        <w:top w:val="none" w:sz="0" w:space="0" w:color="auto"/>
                        <w:left w:val="none" w:sz="0" w:space="0" w:color="auto"/>
                        <w:bottom w:val="none" w:sz="0" w:space="0" w:color="auto"/>
                        <w:right w:val="none" w:sz="0" w:space="0" w:color="auto"/>
                      </w:divBdr>
                      <w:divsChild>
                        <w:div w:id="291834154">
                          <w:marLeft w:val="0"/>
                          <w:marRight w:val="0"/>
                          <w:marTop w:val="0"/>
                          <w:marBottom w:val="0"/>
                          <w:divBdr>
                            <w:top w:val="none" w:sz="0" w:space="0" w:color="auto"/>
                            <w:left w:val="none" w:sz="0" w:space="0" w:color="auto"/>
                            <w:bottom w:val="none" w:sz="0" w:space="0" w:color="auto"/>
                            <w:right w:val="none" w:sz="0" w:space="0" w:color="auto"/>
                          </w:divBdr>
                          <w:divsChild>
                            <w:div w:id="1100493317">
                              <w:marLeft w:val="0"/>
                              <w:marRight w:val="0"/>
                              <w:marTop w:val="0"/>
                              <w:marBottom w:val="0"/>
                              <w:divBdr>
                                <w:top w:val="none" w:sz="0" w:space="0" w:color="auto"/>
                                <w:left w:val="none" w:sz="0" w:space="0" w:color="auto"/>
                                <w:bottom w:val="none" w:sz="0" w:space="0" w:color="auto"/>
                                <w:right w:val="none" w:sz="0" w:space="0" w:color="auto"/>
                              </w:divBdr>
                              <w:divsChild>
                                <w:div w:id="949819121">
                                  <w:marLeft w:val="0"/>
                                  <w:marRight w:val="0"/>
                                  <w:marTop w:val="0"/>
                                  <w:marBottom w:val="720"/>
                                  <w:divBdr>
                                    <w:top w:val="none" w:sz="0" w:space="0" w:color="auto"/>
                                    <w:left w:val="none" w:sz="0" w:space="0" w:color="auto"/>
                                    <w:bottom w:val="none" w:sz="0" w:space="0" w:color="auto"/>
                                    <w:right w:val="none" w:sz="0" w:space="0" w:color="auto"/>
                                  </w:divBdr>
                                </w:div>
                                <w:div w:id="586696415">
                                  <w:marLeft w:val="0"/>
                                  <w:marRight w:val="0"/>
                                  <w:marTop w:val="0"/>
                                  <w:marBottom w:val="720"/>
                                  <w:divBdr>
                                    <w:top w:val="none" w:sz="0" w:space="0" w:color="auto"/>
                                    <w:left w:val="none" w:sz="0" w:space="0" w:color="auto"/>
                                    <w:bottom w:val="none" w:sz="0" w:space="0" w:color="auto"/>
                                    <w:right w:val="none" w:sz="0" w:space="0" w:color="auto"/>
                                  </w:divBdr>
                                </w:div>
                                <w:div w:id="1360470796">
                                  <w:marLeft w:val="0"/>
                                  <w:marRight w:val="0"/>
                                  <w:marTop w:val="0"/>
                                  <w:marBottom w:val="720"/>
                                  <w:divBdr>
                                    <w:top w:val="none" w:sz="0" w:space="0" w:color="auto"/>
                                    <w:left w:val="none" w:sz="0" w:space="0" w:color="auto"/>
                                    <w:bottom w:val="none" w:sz="0" w:space="0" w:color="auto"/>
                                    <w:right w:val="none" w:sz="0" w:space="0" w:color="auto"/>
                                  </w:divBdr>
                                </w:div>
                                <w:div w:id="34814489">
                                  <w:marLeft w:val="0"/>
                                  <w:marRight w:val="0"/>
                                  <w:marTop w:val="0"/>
                                  <w:marBottom w:val="720"/>
                                  <w:divBdr>
                                    <w:top w:val="none" w:sz="0" w:space="0" w:color="auto"/>
                                    <w:left w:val="none" w:sz="0" w:space="0" w:color="auto"/>
                                    <w:bottom w:val="none" w:sz="0" w:space="0" w:color="auto"/>
                                    <w:right w:val="none" w:sz="0" w:space="0" w:color="auto"/>
                                  </w:divBdr>
                                </w:div>
                                <w:div w:id="1736590636">
                                  <w:marLeft w:val="0"/>
                                  <w:marRight w:val="0"/>
                                  <w:marTop w:val="0"/>
                                  <w:marBottom w:val="0"/>
                                  <w:divBdr>
                                    <w:top w:val="single" w:sz="12" w:space="24" w:color="A2A3A5"/>
                                    <w:left w:val="none" w:sz="0" w:space="0" w:color="auto"/>
                                    <w:bottom w:val="none" w:sz="0" w:space="0" w:color="auto"/>
                                    <w:right w:val="none" w:sz="0" w:space="0" w:color="auto"/>
                                  </w:divBdr>
                                </w:div>
                              </w:divsChild>
                            </w:div>
                          </w:divsChild>
                        </w:div>
                      </w:divsChild>
                    </w:div>
                  </w:divsChild>
                </w:div>
                <w:div w:id="99301084">
                  <w:marLeft w:val="0"/>
                  <w:marRight w:val="0"/>
                  <w:marTop w:val="0"/>
                  <w:marBottom w:val="0"/>
                  <w:divBdr>
                    <w:top w:val="none" w:sz="0" w:space="0" w:color="auto"/>
                    <w:left w:val="none" w:sz="0" w:space="0" w:color="auto"/>
                    <w:bottom w:val="none" w:sz="0" w:space="0" w:color="auto"/>
                    <w:right w:val="none" w:sz="0" w:space="0" w:color="auto"/>
                  </w:divBdr>
                  <w:divsChild>
                    <w:div w:id="513111255">
                      <w:marLeft w:val="0"/>
                      <w:marRight w:val="0"/>
                      <w:marTop w:val="0"/>
                      <w:marBottom w:val="0"/>
                      <w:divBdr>
                        <w:top w:val="none" w:sz="0" w:space="0" w:color="auto"/>
                        <w:left w:val="none" w:sz="0" w:space="0" w:color="auto"/>
                        <w:bottom w:val="none" w:sz="0" w:space="0" w:color="auto"/>
                        <w:right w:val="none" w:sz="0" w:space="0" w:color="auto"/>
                      </w:divBdr>
                      <w:divsChild>
                        <w:div w:id="617641953">
                          <w:marLeft w:val="0"/>
                          <w:marRight w:val="0"/>
                          <w:marTop w:val="0"/>
                          <w:marBottom w:val="0"/>
                          <w:divBdr>
                            <w:top w:val="none" w:sz="0" w:space="0" w:color="auto"/>
                            <w:left w:val="none" w:sz="0" w:space="0" w:color="auto"/>
                            <w:bottom w:val="none" w:sz="0" w:space="0" w:color="auto"/>
                            <w:right w:val="none" w:sz="0" w:space="0" w:color="auto"/>
                          </w:divBdr>
                          <w:divsChild>
                            <w:div w:id="1997344279">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9845095">
      <w:bodyDiv w:val="1"/>
      <w:marLeft w:val="0"/>
      <w:marRight w:val="0"/>
      <w:marTop w:val="0"/>
      <w:marBottom w:val="0"/>
      <w:divBdr>
        <w:top w:val="none" w:sz="0" w:space="0" w:color="auto"/>
        <w:left w:val="none" w:sz="0" w:space="0" w:color="auto"/>
        <w:bottom w:val="none" w:sz="0" w:space="0" w:color="auto"/>
        <w:right w:val="none" w:sz="0" w:space="0" w:color="auto"/>
      </w:divBdr>
      <w:divsChild>
        <w:div w:id="1194806242">
          <w:marLeft w:val="0"/>
          <w:marRight w:val="0"/>
          <w:marTop w:val="0"/>
          <w:marBottom w:val="0"/>
          <w:divBdr>
            <w:top w:val="none" w:sz="0" w:space="0" w:color="auto"/>
            <w:left w:val="none" w:sz="0" w:space="0" w:color="auto"/>
            <w:bottom w:val="none" w:sz="0" w:space="0" w:color="auto"/>
            <w:right w:val="none" w:sz="0" w:space="0" w:color="auto"/>
          </w:divBdr>
          <w:divsChild>
            <w:div w:id="1615820600">
              <w:marLeft w:val="0"/>
              <w:marRight w:val="0"/>
              <w:marTop w:val="0"/>
              <w:marBottom w:val="0"/>
              <w:divBdr>
                <w:top w:val="none" w:sz="0" w:space="0" w:color="auto"/>
                <w:left w:val="none" w:sz="0" w:space="0" w:color="auto"/>
                <w:bottom w:val="none" w:sz="0" w:space="0" w:color="auto"/>
                <w:right w:val="none" w:sz="0" w:space="0" w:color="auto"/>
              </w:divBdr>
              <w:divsChild>
                <w:div w:id="180436846">
                  <w:marLeft w:val="0"/>
                  <w:marRight w:val="0"/>
                  <w:marTop w:val="0"/>
                  <w:marBottom w:val="0"/>
                  <w:divBdr>
                    <w:top w:val="none" w:sz="0" w:space="0" w:color="auto"/>
                    <w:left w:val="none" w:sz="0" w:space="0" w:color="auto"/>
                    <w:bottom w:val="none" w:sz="0" w:space="0" w:color="auto"/>
                    <w:right w:val="none" w:sz="0" w:space="0" w:color="auto"/>
                  </w:divBdr>
                </w:div>
                <w:div w:id="1427117303">
                  <w:marLeft w:val="0"/>
                  <w:marRight w:val="0"/>
                  <w:marTop w:val="0"/>
                  <w:marBottom w:val="0"/>
                  <w:divBdr>
                    <w:top w:val="none" w:sz="0" w:space="0" w:color="auto"/>
                    <w:left w:val="none" w:sz="0" w:space="0" w:color="auto"/>
                    <w:bottom w:val="none" w:sz="0" w:space="0" w:color="auto"/>
                    <w:right w:val="none" w:sz="0" w:space="0" w:color="auto"/>
                  </w:divBdr>
                  <w:divsChild>
                    <w:div w:id="2027634411">
                      <w:marLeft w:val="0"/>
                      <w:marRight w:val="0"/>
                      <w:marTop w:val="0"/>
                      <w:marBottom w:val="0"/>
                      <w:divBdr>
                        <w:top w:val="none" w:sz="0" w:space="0" w:color="auto"/>
                        <w:left w:val="none" w:sz="0" w:space="0" w:color="auto"/>
                        <w:bottom w:val="none" w:sz="0" w:space="0" w:color="auto"/>
                        <w:right w:val="none" w:sz="0" w:space="0" w:color="auto"/>
                      </w:divBdr>
                      <w:divsChild>
                        <w:div w:id="2088304838">
                          <w:marLeft w:val="0"/>
                          <w:marRight w:val="0"/>
                          <w:marTop w:val="0"/>
                          <w:marBottom w:val="360"/>
                          <w:divBdr>
                            <w:top w:val="none" w:sz="0" w:space="0" w:color="auto"/>
                            <w:left w:val="none" w:sz="0" w:space="0" w:color="auto"/>
                            <w:bottom w:val="none" w:sz="0" w:space="0" w:color="auto"/>
                            <w:right w:val="none" w:sz="0" w:space="0" w:color="auto"/>
                          </w:divBdr>
                        </w:div>
                        <w:div w:id="1175923240">
                          <w:marLeft w:val="0"/>
                          <w:marRight w:val="0"/>
                          <w:marTop w:val="0"/>
                          <w:marBottom w:val="360"/>
                          <w:divBdr>
                            <w:top w:val="none" w:sz="0" w:space="0" w:color="auto"/>
                            <w:left w:val="none" w:sz="0" w:space="0" w:color="auto"/>
                            <w:bottom w:val="none" w:sz="0" w:space="0" w:color="auto"/>
                            <w:right w:val="none" w:sz="0" w:space="0" w:color="auto"/>
                          </w:divBdr>
                        </w:div>
                        <w:div w:id="613829319">
                          <w:marLeft w:val="0"/>
                          <w:marRight w:val="0"/>
                          <w:marTop w:val="0"/>
                          <w:marBottom w:val="360"/>
                          <w:divBdr>
                            <w:top w:val="none" w:sz="0" w:space="0" w:color="auto"/>
                            <w:left w:val="none" w:sz="0" w:space="0" w:color="auto"/>
                            <w:bottom w:val="none" w:sz="0" w:space="0" w:color="auto"/>
                            <w:right w:val="none" w:sz="0" w:space="0" w:color="auto"/>
                          </w:divBdr>
                        </w:div>
                        <w:div w:id="1637375617">
                          <w:marLeft w:val="0"/>
                          <w:marRight w:val="0"/>
                          <w:marTop w:val="0"/>
                          <w:marBottom w:val="360"/>
                          <w:divBdr>
                            <w:top w:val="none" w:sz="0" w:space="0" w:color="auto"/>
                            <w:left w:val="none" w:sz="0" w:space="0" w:color="auto"/>
                            <w:bottom w:val="none" w:sz="0" w:space="0" w:color="auto"/>
                            <w:right w:val="none" w:sz="0" w:space="0" w:color="auto"/>
                          </w:divBdr>
                        </w:div>
                        <w:div w:id="797407573">
                          <w:marLeft w:val="0"/>
                          <w:marRight w:val="0"/>
                          <w:marTop w:val="0"/>
                          <w:marBottom w:val="360"/>
                          <w:divBdr>
                            <w:top w:val="none" w:sz="0" w:space="0" w:color="auto"/>
                            <w:left w:val="none" w:sz="0" w:space="0" w:color="auto"/>
                            <w:bottom w:val="none" w:sz="0" w:space="0" w:color="auto"/>
                            <w:right w:val="none" w:sz="0" w:space="0" w:color="auto"/>
                          </w:divBdr>
                        </w:div>
                        <w:div w:id="1310591908">
                          <w:marLeft w:val="0"/>
                          <w:marRight w:val="0"/>
                          <w:marTop w:val="0"/>
                          <w:marBottom w:val="360"/>
                          <w:divBdr>
                            <w:top w:val="none" w:sz="0" w:space="0" w:color="auto"/>
                            <w:left w:val="none" w:sz="0" w:space="0" w:color="auto"/>
                            <w:bottom w:val="none" w:sz="0" w:space="0" w:color="auto"/>
                            <w:right w:val="none" w:sz="0" w:space="0" w:color="auto"/>
                          </w:divBdr>
                        </w:div>
                        <w:div w:id="710616002">
                          <w:marLeft w:val="0"/>
                          <w:marRight w:val="0"/>
                          <w:marTop w:val="0"/>
                          <w:marBottom w:val="360"/>
                          <w:divBdr>
                            <w:top w:val="none" w:sz="0" w:space="0" w:color="auto"/>
                            <w:left w:val="none" w:sz="0" w:space="0" w:color="auto"/>
                            <w:bottom w:val="none" w:sz="0" w:space="0" w:color="auto"/>
                            <w:right w:val="none" w:sz="0" w:space="0" w:color="auto"/>
                          </w:divBdr>
                        </w:div>
                        <w:div w:id="1537307638">
                          <w:marLeft w:val="0"/>
                          <w:marRight w:val="0"/>
                          <w:marTop w:val="0"/>
                          <w:marBottom w:val="360"/>
                          <w:divBdr>
                            <w:top w:val="none" w:sz="0" w:space="0" w:color="auto"/>
                            <w:left w:val="none" w:sz="0" w:space="0" w:color="auto"/>
                            <w:bottom w:val="none" w:sz="0" w:space="0" w:color="auto"/>
                            <w:right w:val="none" w:sz="0" w:space="0" w:color="auto"/>
                          </w:divBdr>
                        </w:div>
                        <w:div w:id="1508981815">
                          <w:marLeft w:val="0"/>
                          <w:marRight w:val="0"/>
                          <w:marTop w:val="0"/>
                          <w:marBottom w:val="360"/>
                          <w:divBdr>
                            <w:top w:val="none" w:sz="0" w:space="0" w:color="auto"/>
                            <w:left w:val="none" w:sz="0" w:space="0" w:color="auto"/>
                            <w:bottom w:val="none" w:sz="0" w:space="0" w:color="auto"/>
                            <w:right w:val="none" w:sz="0" w:space="0" w:color="auto"/>
                          </w:divBdr>
                        </w:div>
                        <w:div w:id="545678190">
                          <w:marLeft w:val="0"/>
                          <w:marRight w:val="0"/>
                          <w:marTop w:val="0"/>
                          <w:marBottom w:val="360"/>
                          <w:divBdr>
                            <w:top w:val="none" w:sz="0" w:space="0" w:color="auto"/>
                            <w:left w:val="none" w:sz="0" w:space="0" w:color="auto"/>
                            <w:bottom w:val="none" w:sz="0" w:space="0" w:color="auto"/>
                            <w:right w:val="none" w:sz="0" w:space="0" w:color="auto"/>
                          </w:divBdr>
                        </w:div>
                        <w:div w:id="331688576">
                          <w:marLeft w:val="0"/>
                          <w:marRight w:val="0"/>
                          <w:marTop w:val="0"/>
                          <w:marBottom w:val="360"/>
                          <w:divBdr>
                            <w:top w:val="none" w:sz="0" w:space="0" w:color="auto"/>
                            <w:left w:val="none" w:sz="0" w:space="0" w:color="auto"/>
                            <w:bottom w:val="none" w:sz="0" w:space="0" w:color="auto"/>
                            <w:right w:val="none" w:sz="0" w:space="0" w:color="auto"/>
                          </w:divBdr>
                        </w:div>
                        <w:div w:id="387725738">
                          <w:marLeft w:val="0"/>
                          <w:marRight w:val="0"/>
                          <w:marTop w:val="0"/>
                          <w:marBottom w:val="360"/>
                          <w:divBdr>
                            <w:top w:val="none" w:sz="0" w:space="0" w:color="auto"/>
                            <w:left w:val="none" w:sz="0" w:space="0" w:color="auto"/>
                            <w:bottom w:val="none" w:sz="0" w:space="0" w:color="auto"/>
                            <w:right w:val="none" w:sz="0" w:space="0" w:color="auto"/>
                          </w:divBdr>
                        </w:div>
                        <w:div w:id="1066489260">
                          <w:marLeft w:val="0"/>
                          <w:marRight w:val="0"/>
                          <w:marTop w:val="0"/>
                          <w:marBottom w:val="360"/>
                          <w:divBdr>
                            <w:top w:val="none" w:sz="0" w:space="0" w:color="auto"/>
                            <w:left w:val="none" w:sz="0" w:space="0" w:color="auto"/>
                            <w:bottom w:val="none" w:sz="0" w:space="0" w:color="auto"/>
                            <w:right w:val="none" w:sz="0" w:space="0" w:color="auto"/>
                          </w:divBdr>
                        </w:div>
                        <w:div w:id="952328867">
                          <w:marLeft w:val="0"/>
                          <w:marRight w:val="0"/>
                          <w:marTop w:val="0"/>
                          <w:marBottom w:val="360"/>
                          <w:divBdr>
                            <w:top w:val="none" w:sz="0" w:space="0" w:color="auto"/>
                            <w:left w:val="none" w:sz="0" w:space="0" w:color="auto"/>
                            <w:bottom w:val="none" w:sz="0" w:space="0" w:color="auto"/>
                            <w:right w:val="none" w:sz="0" w:space="0" w:color="auto"/>
                          </w:divBdr>
                        </w:div>
                        <w:div w:id="1263880970">
                          <w:marLeft w:val="0"/>
                          <w:marRight w:val="0"/>
                          <w:marTop w:val="0"/>
                          <w:marBottom w:val="360"/>
                          <w:divBdr>
                            <w:top w:val="none" w:sz="0" w:space="0" w:color="auto"/>
                            <w:left w:val="none" w:sz="0" w:space="0" w:color="auto"/>
                            <w:bottom w:val="none" w:sz="0" w:space="0" w:color="auto"/>
                            <w:right w:val="none" w:sz="0" w:space="0" w:color="auto"/>
                          </w:divBdr>
                        </w:div>
                        <w:div w:id="1327130060">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 w:id="543519949">
                  <w:marLeft w:val="0"/>
                  <w:marRight w:val="0"/>
                  <w:marTop w:val="0"/>
                  <w:marBottom w:val="0"/>
                  <w:divBdr>
                    <w:top w:val="none" w:sz="0" w:space="0" w:color="auto"/>
                    <w:left w:val="none" w:sz="0" w:space="0" w:color="auto"/>
                    <w:bottom w:val="none" w:sz="0" w:space="0" w:color="auto"/>
                    <w:right w:val="none" w:sz="0" w:space="0" w:color="auto"/>
                  </w:divBdr>
                  <w:divsChild>
                    <w:div w:id="2077317127">
                      <w:marLeft w:val="0"/>
                      <w:marRight w:val="0"/>
                      <w:marTop w:val="0"/>
                      <w:marBottom w:val="0"/>
                      <w:divBdr>
                        <w:top w:val="none" w:sz="0" w:space="0" w:color="auto"/>
                        <w:left w:val="none" w:sz="0" w:space="0" w:color="auto"/>
                        <w:bottom w:val="none" w:sz="0" w:space="0" w:color="auto"/>
                        <w:right w:val="none" w:sz="0" w:space="0" w:color="auto"/>
                      </w:divBdr>
                      <w:divsChild>
                        <w:div w:id="436678816">
                          <w:marLeft w:val="0"/>
                          <w:marRight w:val="0"/>
                          <w:marTop w:val="0"/>
                          <w:marBottom w:val="0"/>
                          <w:divBdr>
                            <w:top w:val="none" w:sz="0" w:space="0" w:color="auto"/>
                            <w:left w:val="none" w:sz="0" w:space="0" w:color="auto"/>
                            <w:bottom w:val="none" w:sz="0" w:space="0" w:color="auto"/>
                            <w:right w:val="none" w:sz="0" w:space="0" w:color="auto"/>
                          </w:divBdr>
                          <w:divsChild>
                            <w:div w:id="404651011">
                              <w:marLeft w:val="0"/>
                              <w:marRight w:val="0"/>
                              <w:marTop w:val="0"/>
                              <w:marBottom w:val="0"/>
                              <w:divBdr>
                                <w:top w:val="none" w:sz="0" w:space="0" w:color="auto"/>
                                <w:left w:val="none" w:sz="0" w:space="0" w:color="auto"/>
                                <w:bottom w:val="none" w:sz="0" w:space="0" w:color="auto"/>
                                <w:right w:val="none" w:sz="0" w:space="0" w:color="auto"/>
                              </w:divBdr>
                              <w:divsChild>
                                <w:div w:id="1364479183">
                                  <w:marLeft w:val="0"/>
                                  <w:marRight w:val="0"/>
                                  <w:marTop w:val="0"/>
                                  <w:marBottom w:val="720"/>
                                  <w:divBdr>
                                    <w:top w:val="none" w:sz="0" w:space="0" w:color="auto"/>
                                    <w:left w:val="none" w:sz="0" w:space="0" w:color="auto"/>
                                    <w:bottom w:val="none" w:sz="0" w:space="0" w:color="auto"/>
                                    <w:right w:val="none" w:sz="0" w:space="0" w:color="auto"/>
                                  </w:divBdr>
                                </w:div>
                                <w:div w:id="153306668">
                                  <w:marLeft w:val="0"/>
                                  <w:marRight w:val="0"/>
                                  <w:marTop w:val="0"/>
                                  <w:marBottom w:val="720"/>
                                  <w:divBdr>
                                    <w:top w:val="none" w:sz="0" w:space="0" w:color="auto"/>
                                    <w:left w:val="none" w:sz="0" w:space="0" w:color="auto"/>
                                    <w:bottom w:val="none" w:sz="0" w:space="0" w:color="auto"/>
                                    <w:right w:val="none" w:sz="0" w:space="0" w:color="auto"/>
                                  </w:divBdr>
                                </w:div>
                                <w:div w:id="1326977175">
                                  <w:marLeft w:val="0"/>
                                  <w:marRight w:val="0"/>
                                  <w:marTop w:val="0"/>
                                  <w:marBottom w:val="720"/>
                                  <w:divBdr>
                                    <w:top w:val="none" w:sz="0" w:space="0" w:color="auto"/>
                                    <w:left w:val="none" w:sz="0" w:space="0" w:color="auto"/>
                                    <w:bottom w:val="none" w:sz="0" w:space="0" w:color="auto"/>
                                    <w:right w:val="none" w:sz="0" w:space="0" w:color="auto"/>
                                  </w:divBdr>
                                </w:div>
                                <w:div w:id="1912811671">
                                  <w:marLeft w:val="0"/>
                                  <w:marRight w:val="0"/>
                                  <w:marTop w:val="0"/>
                                  <w:marBottom w:val="720"/>
                                  <w:divBdr>
                                    <w:top w:val="none" w:sz="0" w:space="0" w:color="auto"/>
                                    <w:left w:val="none" w:sz="0" w:space="0" w:color="auto"/>
                                    <w:bottom w:val="none" w:sz="0" w:space="0" w:color="auto"/>
                                    <w:right w:val="none" w:sz="0" w:space="0" w:color="auto"/>
                                  </w:divBdr>
                                </w:div>
                                <w:div w:id="1535458505">
                                  <w:marLeft w:val="0"/>
                                  <w:marRight w:val="0"/>
                                  <w:marTop w:val="0"/>
                                  <w:marBottom w:val="0"/>
                                  <w:divBdr>
                                    <w:top w:val="single" w:sz="12" w:space="24" w:color="A2A3A5"/>
                                    <w:left w:val="none" w:sz="0" w:space="0" w:color="auto"/>
                                    <w:bottom w:val="none" w:sz="0" w:space="0" w:color="auto"/>
                                    <w:right w:val="none" w:sz="0" w:space="0" w:color="auto"/>
                                  </w:divBdr>
                                </w:div>
                              </w:divsChild>
                            </w:div>
                          </w:divsChild>
                        </w:div>
                      </w:divsChild>
                    </w:div>
                  </w:divsChild>
                </w:div>
                <w:div w:id="1208958155">
                  <w:marLeft w:val="0"/>
                  <w:marRight w:val="0"/>
                  <w:marTop w:val="0"/>
                  <w:marBottom w:val="0"/>
                  <w:divBdr>
                    <w:top w:val="none" w:sz="0" w:space="0" w:color="auto"/>
                    <w:left w:val="none" w:sz="0" w:space="0" w:color="auto"/>
                    <w:bottom w:val="none" w:sz="0" w:space="0" w:color="auto"/>
                    <w:right w:val="none" w:sz="0" w:space="0" w:color="auto"/>
                  </w:divBdr>
                  <w:divsChild>
                    <w:div w:id="597326688">
                      <w:marLeft w:val="0"/>
                      <w:marRight w:val="0"/>
                      <w:marTop w:val="0"/>
                      <w:marBottom w:val="0"/>
                      <w:divBdr>
                        <w:top w:val="none" w:sz="0" w:space="0" w:color="auto"/>
                        <w:left w:val="none" w:sz="0" w:space="0" w:color="auto"/>
                        <w:bottom w:val="none" w:sz="0" w:space="0" w:color="auto"/>
                        <w:right w:val="none" w:sz="0" w:space="0" w:color="auto"/>
                      </w:divBdr>
                      <w:divsChild>
                        <w:div w:id="87581951">
                          <w:marLeft w:val="0"/>
                          <w:marRight w:val="0"/>
                          <w:marTop w:val="0"/>
                          <w:marBottom w:val="0"/>
                          <w:divBdr>
                            <w:top w:val="none" w:sz="0" w:space="0" w:color="auto"/>
                            <w:left w:val="none" w:sz="0" w:space="0" w:color="auto"/>
                            <w:bottom w:val="none" w:sz="0" w:space="0" w:color="auto"/>
                            <w:right w:val="none" w:sz="0" w:space="0" w:color="auto"/>
                          </w:divBdr>
                          <w:divsChild>
                            <w:div w:id="91123023">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6175441">
      <w:bodyDiv w:val="1"/>
      <w:marLeft w:val="0"/>
      <w:marRight w:val="0"/>
      <w:marTop w:val="0"/>
      <w:marBottom w:val="0"/>
      <w:divBdr>
        <w:top w:val="none" w:sz="0" w:space="0" w:color="auto"/>
        <w:left w:val="none" w:sz="0" w:space="0" w:color="auto"/>
        <w:bottom w:val="none" w:sz="0" w:space="0" w:color="auto"/>
        <w:right w:val="none" w:sz="0" w:space="0" w:color="auto"/>
      </w:divBdr>
      <w:divsChild>
        <w:div w:id="177893174">
          <w:marLeft w:val="0"/>
          <w:marRight w:val="0"/>
          <w:marTop w:val="0"/>
          <w:marBottom w:val="360"/>
          <w:divBdr>
            <w:top w:val="none" w:sz="0" w:space="0" w:color="auto"/>
            <w:left w:val="none" w:sz="0" w:space="0" w:color="auto"/>
            <w:bottom w:val="none" w:sz="0" w:space="0" w:color="auto"/>
            <w:right w:val="none" w:sz="0" w:space="0" w:color="auto"/>
          </w:divBdr>
        </w:div>
        <w:div w:id="389116988">
          <w:marLeft w:val="0"/>
          <w:marRight w:val="0"/>
          <w:marTop w:val="0"/>
          <w:marBottom w:val="360"/>
          <w:divBdr>
            <w:top w:val="none" w:sz="0" w:space="0" w:color="auto"/>
            <w:left w:val="none" w:sz="0" w:space="0" w:color="auto"/>
            <w:bottom w:val="none" w:sz="0" w:space="0" w:color="auto"/>
            <w:right w:val="none" w:sz="0" w:space="0" w:color="auto"/>
          </w:divBdr>
        </w:div>
        <w:div w:id="1307852813">
          <w:marLeft w:val="0"/>
          <w:marRight w:val="0"/>
          <w:marTop w:val="0"/>
          <w:marBottom w:val="360"/>
          <w:divBdr>
            <w:top w:val="none" w:sz="0" w:space="0" w:color="auto"/>
            <w:left w:val="none" w:sz="0" w:space="0" w:color="auto"/>
            <w:bottom w:val="none" w:sz="0" w:space="0" w:color="auto"/>
            <w:right w:val="none" w:sz="0" w:space="0" w:color="auto"/>
          </w:divBdr>
        </w:div>
        <w:div w:id="1545482241">
          <w:marLeft w:val="0"/>
          <w:marRight w:val="0"/>
          <w:marTop w:val="0"/>
          <w:marBottom w:val="360"/>
          <w:divBdr>
            <w:top w:val="none" w:sz="0" w:space="0" w:color="auto"/>
            <w:left w:val="none" w:sz="0" w:space="0" w:color="auto"/>
            <w:bottom w:val="none" w:sz="0" w:space="0" w:color="auto"/>
            <w:right w:val="none" w:sz="0" w:space="0" w:color="auto"/>
          </w:divBdr>
        </w:div>
        <w:div w:id="501437854">
          <w:marLeft w:val="0"/>
          <w:marRight w:val="0"/>
          <w:marTop w:val="0"/>
          <w:marBottom w:val="360"/>
          <w:divBdr>
            <w:top w:val="none" w:sz="0" w:space="0" w:color="auto"/>
            <w:left w:val="none" w:sz="0" w:space="0" w:color="auto"/>
            <w:bottom w:val="none" w:sz="0" w:space="0" w:color="auto"/>
            <w:right w:val="none" w:sz="0" w:space="0" w:color="auto"/>
          </w:divBdr>
        </w:div>
        <w:div w:id="830095383">
          <w:marLeft w:val="0"/>
          <w:marRight w:val="0"/>
          <w:marTop w:val="0"/>
          <w:marBottom w:val="360"/>
          <w:divBdr>
            <w:top w:val="none" w:sz="0" w:space="0" w:color="auto"/>
            <w:left w:val="none" w:sz="0" w:space="0" w:color="auto"/>
            <w:bottom w:val="none" w:sz="0" w:space="0" w:color="auto"/>
            <w:right w:val="none" w:sz="0" w:space="0" w:color="auto"/>
          </w:divBdr>
        </w:div>
        <w:div w:id="1369603973">
          <w:marLeft w:val="0"/>
          <w:marRight w:val="0"/>
          <w:marTop w:val="0"/>
          <w:marBottom w:val="360"/>
          <w:divBdr>
            <w:top w:val="none" w:sz="0" w:space="0" w:color="auto"/>
            <w:left w:val="none" w:sz="0" w:space="0" w:color="auto"/>
            <w:bottom w:val="none" w:sz="0" w:space="0" w:color="auto"/>
            <w:right w:val="none" w:sz="0" w:space="0" w:color="auto"/>
          </w:divBdr>
        </w:div>
        <w:div w:id="1242108264">
          <w:marLeft w:val="0"/>
          <w:marRight w:val="0"/>
          <w:marTop w:val="0"/>
          <w:marBottom w:val="360"/>
          <w:divBdr>
            <w:top w:val="none" w:sz="0" w:space="0" w:color="auto"/>
            <w:left w:val="none" w:sz="0" w:space="0" w:color="auto"/>
            <w:bottom w:val="none" w:sz="0" w:space="0" w:color="auto"/>
            <w:right w:val="none" w:sz="0" w:space="0" w:color="auto"/>
          </w:divBdr>
        </w:div>
      </w:divsChild>
    </w:div>
    <w:div w:id="1427727353">
      <w:bodyDiv w:val="1"/>
      <w:marLeft w:val="0"/>
      <w:marRight w:val="0"/>
      <w:marTop w:val="0"/>
      <w:marBottom w:val="0"/>
      <w:divBdr>
        <w:top w:val="none" w:sz="0" w:space="0" w:color="auto"/>
        <w:left w:val="none" w:sz="0" w:space="0" w:color="auto"/>
        <w:bottom w:val="none" w:sz="0" w:space="0" w:color="auto"/>
        <w:right w:val="none" w:sz="0" w:space="0" w:color="auto"/>
      </w:divBdr>
      <w:divsChild>
        <w:div w:id="1814907753">
          <w:marLeft w:val="0"/>
          <w:marRight w:val="0"/>
          <w:marTop w:val="0"/>
          <w:marBottom w:val="360"/>
          <w:divBdr>
            <w:top w:val="none" w:sz="0" w:space="0" w:color="auto"/>
            <w:left w:val="none" w:sz="0" w:space="0" w:color="auto"/>
            <w:bottom w:val="none" w:sz="0" w:space="0" w:color="auto"/>
            <w:right w:val="none" w:sz="0" w:space="0" w:color="auto"/>
          </w:divBdr>
        </w:div>
        <w:div w:id="266043065">
          <w:marLeft w:val="0"/>
          <w:marRight w:val="0"/>
          <w:marTop w:val="0"/>
          <w:marBottom w:val="360"/>
          <w:divBdr>
            <w:top w:val="none" w:sz="0" w:space="0" w:color="auto"/>
            <w:left w:val="none" w:sz="0" w:space="0" w:color="auto"/>
            <w:bottom w:val="none" w:sz="0" w:space="0" w:color="auto"/>
            <w:right w:val="none" w:sz="0" w:space="0" w:color="auto"/>
          </w:divBdr>
        </w:div>
        <w:div w:id="603615014">
          <w:marLeft w:val="0"/>
          <w:marRight w:val="0"/>
          <w:marTop w:val="0"/>
          <w:marBottom w:val="360"/>
          <w:divBdr>
            <w:top w:val="none" w:sz="0" w:space="0" w:color="auto"/>
            <w:left w:val="none" w:sz="0" w:space="0" w:color="auto"/>
            <w:bottom w:val="none" w:sz="0" w:space="0" w:color="auto"/>
            <w:right w:val="none" w:sz="0" w:space="0" w:color="auto"/>
          </w:divBdr>
        </w:div>
        <w:div w:id="608271233">
          <w:marLeft w:val="0"/>
          <w:marRight w:val="0"/>
          <w:marTop w:val="0"/>
          <w:marBottom w:val="360"/>
          <w:divBdr>
            <w:top w:val="none" w:sz="0" w:space="0" w:color="auto"/>
            <w:left w:val="none" w:sz="0" w:space="0" w:color="auto"/>
            <w:bottom w:val="none" w:sz="0" w:space="0" w:color="auto"/>
            <w:right w:val="none" w:sz="0" w:space="0" w:color="auto"/>
          </w:divBdr>
        </w:div>
        <w:div w:id="583031990">
          <w:marLeft w:val="0"/>
          <w:marRight w:val="0"/>
          <w:marTop w:val="0"/>
          <w:marBottom w:val="360"/>
          <w:divBdr>
            <w:top w:val="none" w:sz="0" w:space="0" w:color="auto"/>
            <w:left w:val="none" w:sz="0" w:space="0" w:color="auto"/>
            <w:bottom w:val="none" w:sz="0" w:space="0" w:color="auto"/>
            <w:right w:val="none" w:sz="0" w:space="0" w:color="auto"/>
          </w:divBdr>
        </w:div>
        <w:div w:id="1478297741">
          <w:marLeft w:val="0"/>
          <w:marRight w:val="0"/>
          <w:marTop w:val="0"/>
          <w:marBottom w:val="360"/>
          <w:divBdr>
            <w:top w:val="none" w:sz="0" w:space="0" w:color="auto"/>
            <w:left w:val="none" w:sz="0" w:space="0" w:color="auto"/>
            <w:bottom w:val="none" w:sz="0" w:space="0" w:color="auto"/>
            <w:right w:val="none" w:sz="0" w:space="0" w:color="auto"/>
          </w:divBdr>
        </w:div>
        <w:div w:id="412820896">
          <w:marLeft w:val="0"/>
          <w:marRight w:val="0"/>
          <w:marTop w:val="0"/>
          <w:marBottom w:val="360"/>
          <w:divBdr>
            <w:top w:val="none" w:sz="0" w:space="0" w:color="auto"/>
            <w:left w:val="none" w:sz="0" w:space="0" w:color="auto"/>
            <w:bottom w:val="none" w:sz="0" w:space="0" w:color="auto"/>
            <w:right w:val="none" w:sz="0" w:space="0" w:color="auto"/>
          </w:divBdr>
        </w:div>
        <w:div w:id="1893344222">
          <w:marLeft w:val="0"/>
          <w:marRight w:val="0"/>
          <w:marTop w:val="0"/>
          <w:marBottom w:val="360"/>
          <w:divBdr>
            <w:top w:val="none" w:sz="0" w:space="0" w:color="auto"/>
            <w:left w:val="none" w:sz="0" w:space="0" w:color="auto"/>
            <w:bottom w:val="none" w:sz="0" w:space="0" w:color="auto"/>
            <w:right w:val="none" w:sz="0" w:space="0" w:color="auto"/>
          </w:divBdr>
        </w:div>
        <w:div w:id="312485075">
          <w:marLeft w:val="0"/>
          <w:marRight w:val="0"/>
          <w:marTop w:val="0"/>
          <w:marBottom w:val="360"/>
          <w:divBdr>
            <w:top w:val="none" w:sz="0" w:space="0" w:color="auto"/>
            <w:left w:val="none" w:sz="0" w:space="0" w:color="auto"/>
            <w:bottom w:val="none" w:sz="0" w:space="0" w:color="auto"/>
            <w:right w:val="none" w:sz="0" w:space="0" w:color="auto"/>
          </w:divBdr>
        </w:div>
        <w:div w:id="867186305">
          <w:marLeft w:val="0"/>
          <w:marRight w:val="0"/>
          <w:marTop w:val="0"/>
          <w:marBottom w:val="360"/>
          <w:divBdr>
            <w:top w:val="none" w:sz="0" w:space="0" w:color="auto"/>
            <w:left w:val="none" w:sz="0" w:space="0" w:color="auto"/>
            <w:bottom w:val="none" w:sz="0" w:space="0" w:color="auto"/>
            <w:right w:val="none" w:sz="0" w:space="0" w:color="auto"/>
          </w:divBdr>
        </w:div>
        <w:div w:id="155537576">
          <w:marLeft w:val="0"/>
          <w:marRight w:val="0"/>
          <w:marTop w:val="0"/>
          <w:marBottom w:val="360"/>
          <w:divBdr>
            <w:top w:val="none" w:sz="0" w:space="0" w:color="auto"/>
            <w:left w:val="none" w:sz="0" w:space="0" w:color="auto"/>
            <w:bottom w:val="none" w:sz="0" w:space="0" w:color="auto"/>
            <w:right w:val="none" w:sz="0" w:space="0" w:color="auto"/>
          </w:divBdr>
        </w:div>
      </w:divsChild>
    </w:div>
    <w:div w:id="1435128692">
      <w:bodyDiv w:val="1"/>
      <w:marLeft w:val="0"/>
      <w:marRight w:val="0"/>
      <w:marTop w:val="0"/>
      <w:marBottom w:val="0"/>
      <w:divBdr>
        <w:top w:val="none" w:sz="0" w:space="0" w:color="auto"/>
        <w:left w:val="none" w:sz="0" w:space="0" w:color="auto"/>
        <w:bottom w:val="none" w:sz="0" w:space="0" w:color="auto"/>
        <w:right w:val="none" w:sz="0" w:space="0" w:color="auto"/>
      </w:divBdr>
      <w:divsChild>
        <w:div w:id="1367171573">
          <w:marLeft w:val="0"/>
          <w:marRight w:val="0"/>
          <w:marTop w:val="0"/>
          <w:marBottom w:val="360"/>
          <w:divBdr>
            <w:top w:val="none" w:sz="0" w:space="0" w:color="auto"/>
            <w:left w:val="none" w:sz="0" w:space="0" w:color="auto"/>
            <w:bottom w:val="none" w:sz="0" w:space="0" w:color="auto"/>
            <w:right w:val="none" w:sz="0" w:space="0" w:color="auto"/>
          </w:divBdr>
        </w:div>
        <w:div w:id="110828595">
          <w:marLeft w:val="0"/>
          <w:marRight w:val="0"/>
          <w:marTop w:val="0"/>
          <w:marBottom w:val="360"/>
          <w:divBdr>
            <w:top w:val="none" w:sz="0" w:space="0" w:color="auto"/>
            <w:left w:val="none" w:sz="0" w:space="0" w:color="auto"/>
            <w:bottom w:val="none" w:sz="0" w:space="0" w:color="auto"/>
            <w:right w:val="none" w:sz="0" w:space="0" w:color="auto"/>
          </w:divBdr>
        </w:div>
        <w:div w:id="1771466306">
          <w:marLeft w:val="0"/>
          <w:marRight w:val="0"/>
          <w:marTop w:val="0"/>
          <w:marBottom w:val="360"/>
          <w:divBdr>
            <w:top w:val="none" w:sz="0" w:space="0" w:color="auto"/>
            <w:left w:val="none" w:sz="0" w:space="0" w:color="auto"/>
            <w:bottom w:val="none" w:sz="0" w:space="0" w:color="auto"/>
            <w:right w:val="none" w:sz="0" w:space="0" w:color="auto"/>
          </w:divBdr>
        </w:div>
        <w:div w:id="85421879">
          <w:marLeft w:val="0"/>
          <w:marRight w:val="0"/>
          <w:marTop w:val="0"/>
          <w:marBottom w:val="360"/>
          <w:divBdr>
            <w:top w:val="none" w:sz="0" w:space="0" w:color="auto"/>
            <w:left w:val="none" w:sz="0" w:space="0" w:color="auto"/>
            <w:bottom w:val="none" w:sz="0" w:space="0" w:color="auto"/>
            <w:right w:val="none" w:sz="0" w:space="0" w:color="auto"/>
          </w:divBdr>
        </w:div>
        <w:div w:id="860628333">
          <w:marLeft w:val="0"/>
          <w:marRight w:val="0"/>
          <w:marTop w:val="0"/>
          <w:marBottom w:val="360"/>
          <w:divBdr>
            <w:top w:val="none" w:sz="0" w:space="0" w:color="auto"/>
            <w:left w:val="none" w:sz="0" w:space="0" w:color="auto"/>
            <w:bottom w:val="none" w:sz="0" w:space="0" w:color="auto"/>
            <w:right w:val="none" w:sz="0" w:space="0" w:color="auto"/>
          </w:divBdr>
        </w:div>
        <w:div w:id="1611232900">
          <w:marLeft w:val="0"/>
          <w:marRight w:val="0"/>
          <w:marTop w:val="0"/>
          <w:marBottom w:val="360"/>
          <w:divBdr>
            <w:top w:val="none" w:sz="0" w:space="0" w:color="auto"/>
            <w:left w:val="none" w:sz="0" w:space="0" w:color="auto"/>
            <w:bottom w:val="none" w:sz="0" w:space="0" w:color="auto"/>
            <w:right w:val="none" w:sz="0" w:space="0" w:color="auto"/>
          </w:divBdr>
        </w:div>
      </w:divsChild>
    </w:div>
    <w:div w:id="1442264568">
      <w:bodyDiv w:val="1"/>
      <w:marLeft w:val="0"/>
      <w:marRight w:val="0"/>
      <w:marTop w:val="0"/>
      <w:marBottom w:val="0"/>
      <w:divBdr>
        <w:top w:val="none" w:sz="0" w:space="0" w:color="auto"/>
        <w:left w:val="none" w:sz="0" w:space="0" w:color="auto"/>
        <w:bottom w:val="none" w:sz="0" w:space="0" w:color="auto"/>
        <w:right w:val="none" w:sz="0" w:space="0" w:color="auto"/>
      </w:divBdr>
      <w:divsChild>
        <w:div w:id="1613435540">
          <w:marLeft w:val="0"/>
          <w:marRight w:val="0"/>
          <w:marTop w:val="0"/>
          <w:marBottom w:val="0"/>
          <w:divBdr>
            <w:top w:val="none" w:sz="0" w:space="0" w:color="auto"/>
            <w:left w:val="none" w:sz="0" w:space="0" w:color="auto"/>
            <w:bottom w:val="none" w:sz="0" w:space="0" w:color="auto"/>
            <w:right w:val="none" w:sz="0" w:space="0" w:color="auto"/>
          </w:divBdr>
          <w:divsChild>
            <w:div w:id="262033229">
              <w:marLeft w:val="0"/>
              <w:marRight w:val="0"/>
              <w:marTop w:val="0"/>
              <w:marBottom w:val="0"/>
              <w:divBdr>
                <w:top w:val="none" w:sz="0" w:space="0" w:color="auto"/>
                <w:left w:val="none" w:sz="0" w:space="0" w:color="auto"/>
                <w:bottom w:val="none" w:sz="0" w:space="0" w:color="auto"/>
                <w:right w:val="none" w:sz="0" w:space="0" w:color="auto"/>
              </w:divBdr>
              <w:divsChild>
                <w:div w:id="2014603480">
                  <w:marLeft w:val="0"/>
                  <w:marRight w:val="0"/>
                  <w:marTop w:val="0"/>
                  <w:marBottom w:val="0"/>
                  <w:divBdr>
                    <w:top w:val="none" w:sz="0" w:space="0" w:color="auto"/>
                    <w:left w:val="none" w:sz="0" w:space="0" w:color="auto"/>
                    <w:bottom w:val="none" w:sz="0" w:space="0" w:color="auto"/>
                    <w:right w:val="none" w:sz="0" w:space="0" w:color="auto"/>
                  </w:divBdr>
                </w:div>
                <w:div w:id="1016269643">
                  <w:marLeft w:val="0"/>
                  <w:marRight w:val="0"/>
                  <w:marTop w:val="0"/>
                  <w:marBottom w:val="0"/>
                  <w:divBdr>
                    <w:top w:val="none" w:sz="0" w:space="0" w:color="auto"/>
                    <w:left w:val="none" w:sz="0" w:space="0" w:color="auto"/>
                    <w:bottom w:val="none" w:sz="0" w:space="0" w:color="auto"/>
                    <w:right w:val="none" w:sz="0" w:space="0" w:color="auto"/>
                  </w:divBdr>
                  <w:divsChild>
                    <w:div w:id="2004579584">
                      <w:marLeft w:val="0"/>
                      <w:marRight w:val="0"/>
                      <w:marTop w:val="0"/>
                      <w:marBottom w:val="0"/>
                      <w:divBdr>
                        <w:top w:val="none" w:sz="0" w:space="0" w:color="auto"/>
                        <w:left w:val="none" w:sz="0" w:space="0" w:color="auto"/>
                        <w:bottom w:val="none" w:sz="0" w:space="0" w:color="auto"/>
                        <w:right w:val="none" w:sz="0" w:space="0" w:color="auto"/>
                      </w:divBdr>
                      <w:divsChild>
                        <w:div w:id="1178737731">
                          <w:marLeft w:val="0"/>
                          <w:marRight w:val="0"/>
                          <w:marTop w:val="0"/>
                          <w:marBottom w:val="360"/>
                          <w:divBdr>
                            <w:top w:val="none" w:sz="0" w:space="0" w:color="auto"/>
                            <w:left w:val="none" w:sz="0" w:space="0" w:color="auto"/>
                            <w:bottom w:val="none" w:sz="0" w:space="0" w:color="auto"/>
                            <w:right w:val="none" w:sz="0" w:space="0" w:color="auto"/>
                          </w:divBdr>
                        </w:div>
                        <w:div w:id="950671252">
                          <w:marLeft w:val="0"/>
                          <w:marRight w:val="0"/>
                          <w:marTop w:val="0"/>
                          <w:marBottom w:val="360"/>
                          <w:divBdr>
                            <w:top w:val="none" w:sz="0" w:space="0" w:color="auto"/>
                            <w:left w:val="none" w:sz="0" w:space="0" w:color="auto"/>
                            <w:bottom w:val="none" w:sz="0" w:space="0" w:color="auto"/>
                            <w:right w:val="none" w:sz="0" w:space="0" w:color="auto"/>
                          </w:divBdr>
                        </w:div>
                        <w:div w:id="1332874883">
                          <w:marLeft w:val="0"/>
                          <w:marRight w:val="0"/>
                          <w:marTop w:val="0"/>
                          <w:marBottom w:val="360"/>
                          <w:divBdr>
                            <w:top w:val="none" w:sz="0" w:space="0" w:color="auto"/>
                            <w:left w:val="none" w:sz="0" w:space="0" w:color="auto"/>
                            <w:bottom w:val="none" w:sz="0" w:space="0" w:color="auto"/>
                            <w:right w:val="none" w:sz="0" w:space="0" w:color="auto"/>
                          </w:divBdr>
                        </w:div>
                        <w:div w:id="1132795899">
                          <w:marLeft w:val="0"/>
                          <w:marRight w:val="0"/>
                          <w:marTop w:val="0"/>
                          <w:marBottom w:val="360"/>
                          <w:divBdr>
                            <w:top w:val="none" w:sz="0" w:space="0" w:color="auto"/>
                            <w:left w:val="none" w:sz="0" w:space="0" w:color="auto"/>
                            <w:bottom w:val="none" w:sz="0" w:space="0" w:color="auto"/>
                            <w:right w:val="none" w:sz="0" w:space="0" w:color="auto"/>
                          </w:divBdr>
                        </w:div>
                        <w:div w:id="1948001959">
                          <w:marLeft w:val="0"/>
                          <w:marRight w:val="0"/>
                          <w:marTop w:val="0"/>
                          <w:marBottom w:val="360"/>
                          <w:divBdr>
                            <w:top w:val="none" w:sz="0" w:space="0" w:color="auto"/>
                            <w:left w:val="none" w:sz="0" w:space="0" w:color="auto"/>
                            <w:bottom w:val="none" w:sz="0" w:space="0" w:color="auto"/>
                            <w:right w:val="none" w:sz="0" w:space="0" w:color="auto"/>
                          </w:divBdr>
                        </w:div>
                        <w:div w:id="1513689828">
                          <w:marLeft w:val="0"/>
                          <w:marRight w:val="0"/>
                          <w:marTop w:val="0"/>
                          <w:marBottom w:val="360"/>
                          <w:divBdr>
                            <w:top w:val="none" w:sz="0" w:space="0" w:color="auto"/>
                            <w:left w:val="none" w:sz="0" w:space="0" w:color="auto"/>
                            <w:bottom w:val="none" w:sz="0" w:space="0" w:color="auto"/>
                            <w:right w:val="none" w:sz="0" w:space="0" w:color="auto"/>
                          </w:divBdr>
                        </w:div>
                        <w:div w:id="1407455475">
                          <w:marLeft w:val="0"/>
                          <w:marRight w:val="0"/>
                          <w:marTop w:val="0"/>
                          <w:marBottom w:val="360"/>
                          <w:divBdr>
                            <w:top w:val="none" w:sz="0" w:space="0" w:color="auto"/>
                            <w:left w:val="none" w:sz="0" w:space="0" w:color="auto"/>
                            <w:bottom w:val="none" w:sz="0" w:space="0" w:color="auto"/>
                            <w:right w:val="none" w:sz="0" w:space="0" w:color="auto"/>
                          </w:divBdr>
                        </w:div>
                        <w:div w:id="879973083">
                          <w:marLeft w:val="0"/>
                          <w:marRight w:val="0"/>
                          <w:marTop w:val="0"/>
                          <w:marBottom w:val="360"/>
                          <w:divBdr>
                            <w:top w:val="none" w:sz="0" w:space="0" w:color="auto"/>
                            <w:left w:val="none" w:sz="0" w:space="0" w:color="auto"/>
                            <w:bottom w:val="none" w:sz="0" w:space="0" w:color="auto"/>
                            <w:right w:val="none" w:sz="0" w:space="0" w:color="auto"/>
                          </w:divBdr>
                        </w:div>
                        <w:div w:id="745299267">
                          <w:marLeft w:val="0"/>
                          <w:marRight w:val="0"/>
                          <w:marTop w:val="0"/>
                          <w:marBottom w:val="360"/>
                          <w:divBdr>
                            <w:top w:val="none" w:sz="0" w:space="0" w:color="auto"/>
                            <w:left w:val="none" w:sz="0" w:space="0" w:color="auto"/>
                            <w:bottom w:val="none" w:sz="0" w:space="0" w:color="auto"/>
                            <w:right w:val="none" w:sz="0" w:space="0" w:color="auto"/>
                          </w:divBdr>
                        </w:div>
                        <w:div w:id="1996688900">
                          <w:marLeft w:val="0"/>
                          <w:marRight w:val="0"/>
                          <w:marTop w:val="0"/>
                          <w:marBottom w:val="360"/>
                          <w:divBdr>
                            <w:top w:val="none" w:sz="0" w:space="0" w:color="auto"/>
                            <w:left w:val="none" w:sz="0" w:space="0" w:color="auto"/>
                            <w:bottom w:val="none" w:sz="0" w:space="0" w:color="auto"/>
                            <w:right w:val="none" w:sz="0" w:space="0" w:color="auto"/>
                          </w:divBdr>
                        </w:div>
                        <w:div w:id="762456068">
                          <w:marLeft w:val="0"/>
                          <w:marRight w:val="0"/>
                          <w:marTop w:val="0"/>
                          <w:marBottom w:val="360"/>
                          <w:divBdr>
                            <w:top w:val="none" w:sz="0" w:space="0" w:color="auto"/>
                            <w:left w:val="none" w:sz="0" w:space="0" w:color="auto"/>
                            <w:bottom w:val="none" w:sz="0" w:space="0" w:color="auto"/>
                            <w:right w:val="none" w:sz="0" w:space="0" w:color="auto"/>
                          </w:divBdr>
                        </w:div>
                        <w:div w:id="640231959">
                          <w:marLeft w:val="0"/>
                          <w:marRight w:val="0"/>
                          <w:marTop w:val="0"/>
                          <w:marBottom w:val="360"/>
                          <w:divBdr>
                            <w:top w:val="none" w:sz="0" w:space="0" w:color="auto"/>
                            <w:left w:val="none" w:sz="0" w:space="0" w:color="auto"/>
                            <w:bottom w:val="none" w:sz="0" w:space="0" w:color="auto"/>
                            <w:right w:val="none" w:sz="0" w:space="0" w:color="auto"/>
                          </w:divBdr>
                        </w:div>
                        <w:div w:id="1518692627">
                          <w:marLeft w:val="0"/>
                          <w:marRight w:val="0"/>
                          <w:marTop w:val="0"/>
                          <w:marBottom w:val="360"/>
                          <w:divBdr>
                            <w:top w:val="none" w:sz="0" w:space="0" w:color="auto"/>
                            <w:left w:val="none" w:sz="0" w:space="0" w:color="auto"/>
                            <w:bottom w:val="none" w:sz="0" w:space="0" w:color="auto"/>
                            <w:right w:val="none" w:sz="0" w:space="0" w:color="auto"/>
                          </w:divBdr>
                        </w:div>
                        <w:div w:id="482821930">
                          <w:marLeft w:val="0"/>
                          <w:marRight w:val="0"/>
                          <w:marTop w:val="0"/>
                          <w:marBottom w:val="360"/>
                          <w:divBdr>
                            <w:top w:val="none" w:sz="0" w:space="0" w:color="auto"/>
                            <w:left w:val="none" w:sz="0" w:space="0" w:color="auto"/>
                            <w:bottom w:val="none" w:sz="0" w:space="0" w:color="auto"/>
                            <w:right w:val="none" w:sz="0" w:space="0" w:color="auto"/>
                          </w:divBdr>
                        </w:div>
                        <w:div w:id="831676681">
                          <w:marLeft w:val="0"/>
                          <w:marRight w:val="0"/>
                          <w:marTop w:val="0"/>
                          <w:marBottom w:val="360"/>
                          <w:divBdr>
                            <w:top w:val="none" w:sz="0" w:space="0" w:color="auto"/>
                            <w:left w:val="none" w:sz="0" w:space="0" w:color="auto"/>
                            <w:bottom w:val="none" w:sz="0" w:space="0" w:color="auto"/>
                            <w:right w:val="none" w:sz="0" w:space="0" w:color="auto"/>
                          </w:divBdr>
                        </w:div>
                        <w:div w:id="711079382">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 w:id="1204486350">
                  <w:marLeft w:val="0"/>
                  <w:marRight w:val="0"/>
                  <w:marTop w:val="0"/>
                  <w:marBottom w:val="0"/>
                  <w:divBdr>
                    <w:top w:val="none" w:sz="0" w:space="0" w:color="auto"/>
                    <w:left w:val="none" w:sz="0" w:space="0" w:color="auto"/>
                    <w:bottom w:val="none" w:sz="0" w:space="0" w:color="auto"/>
                    <w:right w:val="none" w:sz="0" w:space="0" w:color="auto"/>
                  </w:divBdr>
                  <w:divsChild>
                    <w:div w:id="1139883104">
                      <w:marLeft w:val="0"/>
                      <w:marRight w:val="0"/>
                      <w:marTop w:val="0"/>
                      <w:marBottom w:val="0"/>
                      <w:divBdr>
                        <w:top w:val="none" w:sz="0" w:space="0" w:color="auto"/>
                        <w:left w:val="none" w:sz="0" w:space="0" w:color="auto"/>
                        <w:bottom w:val="none" w:sz="0" w:space="0" w:color="auto"/>
                        <w:right w:val="none" w:sz="0" w:space="0" w:color="auto"/>
                      </w:divBdr>
                      <w:divsChild>
                        <w:div w:id="1666859304">
                          <w:marLeft w:val="0"/>
                          <w:marRight w:val="0"/>
                          <w:marTop w:val="0"/>
                          <w:marBottom w:val="0"/>
                          <w:divBdr>
                            <w:top w:val="none" w:sz="0" w:space="0" w:color="auto"/>
                            <w:left w:val="none" w:sz="0" w:space="0" w:color="auto"/>
                            <w:bottom w:val="none" w:sz="0" w:space="0" w:color="auto"/>
                            <w:right w:val="none" w:sz="0" w:space="0" w:color="auto"/>
                          </w:divBdr>
                          <w:divsChild>
                            <w:div w:id="1986079156">
                              <w:marLeft w:val="0"/>
                              <w:marRight w:val="0"/>
                              <w:marTop w:val="0"/>
                              <w:marBottom w:val="0"/>
                              <w:divBdr>
                                <w:top w:val="none" w:sz="0" w:space="0" w:color="auto"/>
                                <w:left w:val="none" w:sz="0" w:space="0" w:color="auto"/>
                                <w:bottom w:val="none" w:sz="0" w:space="0" w:color="auto"/>
                                <w:right w:val="none" w:sz="0" w:space="0" w:color="auto"/>
                              </w:divBdr>
                              <w:divsChild>
                                <w:div w:id="1900435952">
                                  <w:marLeft w:val="0"/>
                                  <w:marRight w:val="0"/>
                                  <w:marTop w:val="0"/>
                                  <w:marBottom w:val="720"/>
                                  <w:divBdr>
                                    <w:top w:val="none" w:sz="0" w:space="0" w:color="auto"/>
                                    <w:left w:val="none" w:sz="0" w:space="0" w:color="auto"/>
                                    <w:bottom w:val="none" w:sz="0" w:space="0" w:color="auto"/>
                                    <w:right w:val="none" w:sz="0" w:space="0" w:color="auto"/>
                                  </w:divBdr>
                                </w:div>
                                <w:div w:id="308484720">
                                  <w:marLeft w:val="0"/>
                                  <w:marRight w:val="0"/>
                                  <w:marTop w:val="0"/>
                                  <w:marBottom w:val="720"/>
                                  <w:divBdr>
                                    <w:top w:val="none" w:sz="0" w:space="0" w:color="auto"/>
                                    <w:left w:val="none" w:sz="0" w:space="0" w:color="auto"/>
                                    <w:bottom w:val="none" w:sz="0" w:space="0" w:color="auto"/>
                                    <w:right w:val="none" w:sz="0" w:space="0" w:color="auto"/>
                                  </w:divBdr>
                                </w:div>
                                <w:div w:id="240333187">
                                  <w:marLeft w:val="0"/>
                                  <w:marRight w:val="0"/>
                                  <w:marTop w:val="0"/>
                                  <w:marBottom w:val="720"/>
                                  <w:divBdr>
                                    <w:top w:val="none" w:sz="0" w:space="0" w:color="auto"/>
                                    <w:left w:val="none" w:sz="0" w:space="0" w:color="auto"/>
                                    <w:bottom w:val="none" w:sz="0" w:space="0" w:color="auto"/>
                                    <w:right w:val="none" w:sz="0" w:space="0" w:color="auto"/>
                                  </w:divBdr>
                                </w:div>
                                <w:div w:id="189030518">
                                  <w:marLeft w:val="0"/>
                                  <w:marRight w:val="0"/>
                                  <w:marTop w:val="0"/>
                                  <w:marBottom w:val="720"/>
                                  <w:divBdr>
                                    <w:top w:val="none" w:sz="0" w:space="0" w:color="auto"/>
                                    <w:left w:val="none" w:sz="0" w:space="0" w:color="auto"/>
                                    <w:bottom w:val="none" w:sz="0" w:space="0" w:color="auto"/>
                                    <w:right w:val="none" w:sz="0" w:space="0" w:color="auto"/>
                                  </w:divBdr>
                                </w:div>
                                <w:div w:id="1131097711">
                                  <w:marLeft w:val="0"/>
                                  <w:marRight w:val="0"/>
                                  <w:marTop w:val="0"/>
                                  <w:marBottom w:val="0"/>
                                  <w:divBdr>
                                    <w:top w:val="single" w:sz="12" w:space="24" w:color="A2A3A5"/>
                                    <w:left w:val="none" w:sz="0" w:space="0" w:color="auto"/>
                                    <w:bottom w:val="none" w:sz="0" w:space="0" w:color="auto"/>
                                    <w:right w:val="none" w:sz="0" w:space="0" w:color="auto"/>
                                  </w:divBdr>
                                </w:div>
                              </w:divsChild>
                            </w:div>
                          </w:divsChild>
                        </w:div>
                      </w:divsChild>
                    </w:div>
                  </w:divsChild>
                </w:div>
                <w:div w:id="400173896">
                  <w:marLeft w:val="0"/>
                  <w:marRight w:val="0"/>
                  <w:marTop w:val="0"/>
                  <w:marBottom w:val="0"/>
                  <w:divBdr>
                    <w:top w:val="none" w:sz="0" w:space="0" w:color="auto"/>
                    <w:left w:val="none" w:sz="0" w:space="0" w:color="auto"/>
                    <w:bottom w:val="none" w:sz="0" w:space="0" w:color="auto"/>
                    <w:right w:val="none" w:sz="0" w:space="0" w:color="auto"/>
                  </w:divBdr>
                  <w:divsChild>
                    <w:div w:id="1497644350">
                      <w:marLeft w:val="0"/>
                      <w:marRight w:val="0"/>
                      <w:marTop w:val="0"/>
                      <w:marBottom w:val="0"/>
                      <w:divBdr>
                        <w:top w:val="none" w:sz="0" w:space="0" w:color="auto"/>
                        <w:left w:val="none" w:sz="0" w:space="0" w:color="auto"/>
                        <w:bottom w:val="none" w:sz="0" w:space="0" w:color="auto"/>
                        <w:right w:val="none" w:sz="0" w:space="0" w:color="auto"/>
                      </w:divBdr>
                      <w:divsChild>
                        <w:div w:id="1235894799">
                          <w:marLeft w:val="0"/>
                          <w:marRight w:val="0"/>
                          <w:marTop w:val="0"/>
                          <w:marBottom w:val="0"/>
                          <w:divBdr>
                            <w:top w:val="none" w:sz="0" w:space="0" w:color="auto"/>
                            <w:left w:val="none" w:sz="0" w:space="0" w:color="auto"/>
                            <w:bottom w:val="none" w:sz="0" w:space="0" w:color="auto"/>
                            <w:right w:val="none" w:sz="0" w:space="0" w:color="auto"/>
                          </w:divBdr>
                          <w:divsChild>
                            <w:div w:id="1596092302">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7527893">
      <w:bodyDiv w:val="1"/>
      <w:marLeft w:val="0"/>
      <w:marRight w:val="0"/>
      <w:marTop w:val="0"/>
      <w:marBottom w:val="0"/>
      <w:divBdr>
        <w:top w:val="none" w:sz="0" w:space="0" w:color="auto"/>
        <w:left w:val="none" w:sz="0" w:space="0" w:color="auto"/>
        <w:bottom w:val="none" w:sz="0" w:space="0" w:color="auto"/>
        <w:right w:val="none" w:sz="0" w:space="0" w:color="auto"/>
      </w:divBdr>
      <w:divsChild>
        <w:div w:id="1237134048">
          <w:marLeft w:val="0"/>
          <w:marRight w:val="0"/>
          <w:marTop w:val="0"/>
          <w:marBottom w:val="360"/>
          <w:divBdr>
            <w:top w:val="none" w:sz="0" w:space="0" w:color="auto"/>
            <w:left w:val="none" w:sz="0" w:space="0" w:color="auto"/>
            <w:bottom w:val="none" w:sz="0" w:space="0" w:color="auto"/>
            <w:right w:val="none" w:sz="0" w:space="0" w:color="auto"/>
          </w:divBdr>
        </w:div>
        <w:div w:id="2012291481">
          <w:marLeft w:val="0"/>
          <w:marRight w:val="0"/>
          <w:marTop w:val="0"/>
          <w:marBottom w:val="360"/>
          <w:divBdr>
            <w:top w:val="none" w:sz="0" w:space="0" w:color="auto"/>
            <w:left w:val="none" w:sz="0" w:space="0" w:color="auto"/>
            <w:bottom w:val="none" w:sz="0" w:space="0" w:color="auto"/>
            <w:right w:val="none" w:sz="0" w:space="0" w:color="auto"/>
          </w:divBdr>
        </w:div>
        <w:div w:id="1932346818">
          <w:marLeft w:val="0"/>
          <w:marRight w:val="0"/>
          <w:marTop w:val="0"/>
          <w:marBottom w:val="360"/>
          <w:divBdr>
            <w:top w:val="none" w:sz="0" w:space="0" w:color="auto"/>
            <w:left w:val="none" w:sz="0" w:space="0" w:color="auto"/>
            <w:bottom w:val="none" w:sz="0" w:space="0" w:color="auto"/>
            <w:right w:val="none" w:sz="0" w:space="0" w:color="auto"/>
          </w:divBdr>
        </w:div>
        <w:div w:id="1216239977">
          <w:marLeft w:val="0"/>
          <w:marRight w:val="0"/>
          <w:marTop w:val="0"/>
          <w:marBottom w:val="360"/>
          <w:divBdr>
            <w:top w:val="none" w:sz="0" w:space="0" w:color="auto"/>
            <w:left w:val="none" w:sz="0" w:space="0" w:color="auto"/>
            <w:bottom w:val="none" w:sz="0" w:space="0" w:color="auto"/>
            <w:right w:val="none" w:sz="0" w:space="0" w:color="auto"/>
          </w:divBdr>
        </w:div>
        <w:div w:id="569582318">
          <w:marLeft w:val="0"/>
          <w:marRight w:val="0"/>
          <w:marTop w:val="0"/>
          <w:marBottom w:val="360"/>
          <w:divBdr>
            <w:top w:val="none" w:sz="0" w:space="0" w:color="auto"/>
            <w:left w:val="none" w:sz="0" w:space="0" w:color="auto"/>
            <w:bottom w:val="none" w:sz="0" w:space="0" w:color="auto"/>
            <w:right w:val="none" w:sz="0" w:space="0" w:color="auto"/>
          </w:divBdr>
        </w:div>
        <w:div w:id="323900454">
          <w:marLeft w:val="0"/>
          <w:marRight w:val="0"/>
          <w:marTop w:val="0"/>
          <w:marBottom w:val="360"/>
          <w:divBdr>
            <w:top w:val="none" w:sz="0" w:space="0" w:color="auto"/>
            <w:left w:val="none" w:sz="0" w:space="0" w:color="auto"/>
            <w:bottom w:val="none" w:sz="0" w:space="0" w:color="auto"/>
            <w:right w:val="none" w:sz="0" w:space="0" w:color="auto"/>
          </w:divBdr>
        </w:div>
        <w:div w:id="1246644825">
          <w:marLeft w:val="0"/>
          <w:marRight w:val="0"/>
          <w:marTop w:val="0"/>
          <w:marBottom w:val="360"/>
          <w:divBdr>
            <w:top w:val="none" w:sz="0" w:space="0" w:color="auto"/>
            <w:left w:val="none" w:sz="0" w:space="0" w:color="auto"/>
            <w:bottom w:val="none" w:sz="0" w:space="0" w:color="auto"/>
            <w:right w:val="none" w:sz="0" w:space="0" w:color="auto"/>
          </w:divBdr>
        </w:div>
        <w:div w:id="1755397422">
          <w:marLeft w:val="0"/>
          <w:marRight w:val="0"/>
          <w:marTop w:val="0"/>
          <w:marBottom w:val="360"/>
          <w:divBdr>
            <w:top w:val="none" w:sz="0" w:space="0" w:color="auto"/>
            <w:left w:val="none" w:sz="0" w:space="0" w:color="auto"/>
            <w:bottom w:val="none" w:sz="0" w:space="0" w:color="auto"/>
            <w:right w:val="none" w:sz="0" w:space="0" w:color="auto"/>
          </w:divBdr>
        </w:div>
        <w:div w:id="575096963">
          <w:marLeft w:val="0"/>
          <w:marRight w:val="0"/>
          <w:marTop w:val="0"/>
          <w:marBottom w:val="360"/>
          <w:divBdr>
            <w:top w:val="none" w:sz="0" w:space="0" w:color="auto"/>
            <w:left w:val="none" w:sz="0" w:space="0" w:color="auto"/>
            <w:bottom w:val="none" w:sz="0" w:space="0" w:color="auto"/>
            <w:right w:val="none" w:sz="0" w:space="0" w:color="auto"/>
          </w:divBdr>
        </w:div>
        <w:div w:id="1605071748">
          <w:marLeft w:val="0"/>
          <w:marRight w:val="0"/>
          <w:marTop w:val="0"/>
          <w:marBottom w:val="360"/>
          <w:divBdr>
            <w:top w:val="none" w:sz="0" w:space="0" w:color="auto"/>
            <w:left w:val="none" w:sz="0" w:space="0" w:color="auto"/>
            <w:bottom w:val="none" w:sz="0" w:space="0" w:color="auto"/>
            <w:right w:val="none" w:sz="0" w:space="0" w:color="auto"/>
          </w:divBdr>
        </w:div>
        <w:div w:id="965240098">
          <w:marLeft w:val="0"/>
          <w:marRight w:val="0"/>
          <w:marTop w:val="0"/>
          <w:marBottom w:val="360"/>
          <w:divBdr>
            <w:top w:val="none" w:sz="0" w:space="0" w:color="auto"/>
            <w:left w:val="none" w:sz="0" w:space="0" w:color="auto"/>
            <w:bottom w:val="none" w:sz="0" w:space="0" w:color="auto"/>
            <w:right w:val="none" w:sz="0" w:space="0" w:color="auto"/>
          </w:divBdr>
        </w:div>
      </w:divsChild>
    </w:div>
    <w:div w:id="2079208429">
      <w:bodyDiv w:val="1"/>
      <w:marLeft w:val="0"/>
      <w:marRight w:val="0"/>
      <w:marTop w:val="0"/>
      <w:marBottom w:val="0"/>
      <w:divBdr>
        <w:top w:val="none" w:sz="0" w:space="0" w:color="auto"/>
        <w:left w:val="none" w:sz="0" w:space="0" w:color="auto"/>
        <w:bottom w:val="none" w:sz="0" w:space="0" w:color="auto"/>
        <w:right w:val="none" w:sz="0" w:space="0" w:color="auto"/>
      </w:divBdr>
      <w:divsChild>
        <w:div w:id="148913203">
          <w:marLeft w:val="0"/>
          <w:marRight w:val="0"/>
          <w:marTop w:val="0"/>
          <w:marBottom w:val="360"/>
          <w:divBdr>
            <w:top w:val="none" w:sz="0" w:space="0" w:color="auto"/>
            <w:left w:val="none" w:sz="0" w:space="0" w:color="auto"/>
            <w:bottom w:val="none" w:sz="0" w:space="0" w:color="auto"/>
            <w:right w:val="none" w:sz="0" w:space="0" w:color="auto"/>
          </w:divBdr>
        </w:div>
        <w:div w:id="1224558078">
          <w:marLeft w:val="0"/>
          <w:marRight w:val="0"/>
          <w:marTop w:val="0"/>
          <w:marBottom w:val="360"/>
          <w:divBdr>
            <w:top w:val="none" w:sz="0" w:space="0" w:color="auto"/>
            <w:left w:val="none" w:sz="0" w:space="0" w:color="auto"/>
            <w:bottom w:val="none" w:sz="0" w:space="0" w:color="auto"/>
            <w:right w:val="none" w:sz="0" w:space="0" w:color="auto"/>
          </w:divBdr>
        </w:div>
        <w:div w:id="287515146">
          <w:marLeft w:val="0"/>
          <w:marRight w:val="0"/>
          <w:marTop w:val="0"/>
          <w:marBottom w:val="360"/>
          <w:divBdr>
            <w:top w:val="none" w:sz="0" w:space="0" w:color="auto"/>
            <w:left w:val="none" w:sz="0" w:space="0" w:color="auto"/>
            <w:bottom w:val="none" w:sz="0" w:space="0" w:color="auto"/>
            <w:right w:val="none" w:sz="0" w:space="0" w:color="auto"/>
          </w:divBdr>
        </w:div>
      </w:divsChild>
    </w:div>
    <w:div w:id="2140799195">
      <w:bodyDiv w:val="1"/>
      <w:marLeft w:val="0"/>
      <w:marRight w:val="0"/>
      <w:marTop w:val="0"/>
      <w:marBottom w:val="0"/>
      <w:divBdr>
        <w:top w:val="none" w:sz="0" w:space="0" w:color="auto"/>
        <w:left w:val="none" w:sz="0" w:space="0" w:color="auto"/>
        <w:bottom w:val="none" w:sz="0" w:space="0" w:color="auto"/>
        <w:right w:val="none" w:sz="0" w:space="0" w:color="auto"/>
      </w:divBdr>
      <w:divsChild>
        <w:div w:id="1356154738">
          <w:marLeft w:val="0"/>
          <w:marRight w:val="0"/>
          <w:marTop w:val="0"/>
          <w:marBottom w:val="360"/>
          <w:divBdr>
            <w:top w:val="none" w:sz="0" w:space="0" w:color="auto"/>
            <w:left w:val="none" w:sz="0" w:space="0" w:color="auto"/>
            <w:bottom w:val="none" w:sz="0" w:space="0" w:color="auto"/>
            <w:right w:val="none" w:sz="0" w:space="0" w:color="auto"/>
          </w:divBdr>
        </w:div>
        <w:div w:id="182666879">
          <w:marLeft w:val="0"/>
          <w:marRight w:val="0"/>
          <w:marTop w:val="0"/>
          <w:marBottom w:val="360"/>
          <w:divBdr>
            <w:top w:val="none" w:sz="0" w:space="0" w:color="auto"/>
            <w:left w:val="none" w:sz="0" w:space="0" w:color="auto"/>
            <w:bottom w:val="none" w:sz="0" w:space="0" w:color="auto"/>
            <w:right w:val="none" w:sz="0" w:space="0" w:color="auto"/>
          </w:divBdr>
        </w:div>
        <w:div w:id="149559182">
          <w:marLeft w:val="0"/>
          <w:marRight w:val="0"/>
          <w:marTop w:val="0"/>
          <w:marBottom w:val="360"/>
          <w:divBdr>
            <w:top w:val="none" w:sz="0" w:space="0" w:color="auto"/>
            <w:left w:val="none" w:sz="0" w:space="0" w:color="auto"/>
            <w:bottom w:val="none" w:sz="0" w:space="0" w:color="auto"/>
            <w:right w:val="none" w:sz="0" w:space="0" w:color="auto"/>
          </w:divBdr>
        </w:div>
        <w:div w:id="704990216">
          <w:marLeft w:val="0"/>
          <w:marRight w:val="0"/>
          <w:marTop w:val="0"/>
          <w:marBottom w:val="3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D95C33-98E2-4BFC-8E34-0F25551587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1122</Words>
  <Characters>5694</Characters>
  <Application>Microsoft Office Word</Application>
  <DocSecurity>0</DocSecurity>
  <Lines>101</Lines>
  <Paragraphs>44</Paragraphs>
  <ScaleCrop>false</ScaleCrop>
  <HeadingPairs>
    <vt:vector size="2" baseType="variant">
      <vt:variant>
        <vt:lpstr>Title</vt:lpstr>
      </vt:variant>
      <vt:variant>
        <vt:i4>1</vt:i4>
      </vt:variant>
    </vt:vector>
  </HeadingPairs>
  <TitlesOfParts>
    <vt:vector size="1" baseType="lpstr">
      <vt:lpstr/>
    </vt:vector>
  </TitlesOfParts>
  <Company>Davis Wright Tremaine LLP</Company>
  <LinksUpToDate>false</LinksUpToDate>
  <CharactersWithSpaces>6772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DWT</dc:creator>
  <cp:keywords/>
  <dc:description/>
  <cp:lastModifiedBy>DWT</cp:lastModifiedBy>
  <cp:revision>3</cp:revision>
  <dcterms:created xsi:type="dcterms:W3CDTF">2025-10-10T23:58:00Z</dcterms:created>
  <dcterms:modified xsi:type="dcterms:W3CDTF">2025-10-10T23:58:00Z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XDOCID">
    <vt:lpwstr>4925-0943-5244v.2 0124394-000001</vt:lpwstr>
  </property>
  <property fmtid="{D5CDD505-2E9C-101B-9397-08002B2CF9AE}" pid="3" name="DocXFormat">
    <vt:lpwstr>DWTDocID</vt:lpwstr>
  </property>
  <property fmtid="{D5CDD505-2E9C-101B-9397-08002B2CF9AE}" pid="4" name="DocXLocation">
    <vt:lpwstr>EveryPage</vt:lpwstr>
  </property>
  <property fmtid="{D5CDD505-2E9C-101B-9397-08002B2CF9AE}" pid="5" name="ndDocumentId">
    <vt:lpwstr>4925-0943-5244</vt:lpwstr>
  </property>
</Properties>
</file>